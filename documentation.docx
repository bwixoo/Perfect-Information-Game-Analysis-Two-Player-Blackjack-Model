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E03C" w14:textId="3879D79C" w:rsidR="00BE4EE7" w:rsidRPr="003E2C99" w:rsidRDefault="00BE4EE7" w:rsidP="003E2C99">
      <w:pPr>
        <w:spacing w:after="0"/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E2C99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1 . </w:t>
      </w:r>
      <w:r w:rsidR="00D63185" w:rsidRPr="003E2C99">
        <w:rPr>
          <w:rFonts w:ascii="Times New Roman" w:hAnsi="Times New Roman" w:cs="Times New Roman"/>
          <w:b/>
          <w:bCs/>
          <w:sz w:val="40"/>
          <w:szCs w:val="40"/>
          <w:lang w:val="en-US"/>
        </w:rPr>
        <w:t>Perfect-Information Games</w:t>
      </w:r>
    </w:p>
    <w:p w14:paraId="589AA48C" w14:textId="77777777" w:rsidR="00BE4EE7" w:rsidRPr="003E2C99" w:rsidRDefault="00BE4EE7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>Deadline: 04.11.2025</w:t>
      </w:r>
    </w:p>
    <w:p w14:paraId="3BA61FA3" w14:textId="77777777" w:rsidR="00BE4EE7" w:rsidRPr="003E2C99" w:rsidRDefault="00BE4EE7" w:rsidP="003E2C99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i/>
          <w:iCs/>
          <w:sz w:val="24"/>
          <w:szCs w:val="24"/>
          <w:lang w:val="en-US"/>
        </w:rPr>
        <w:t>(a) Preliminaries</w:t>
      </w:r>
    </w:p>
    <w:p w14:paraId="79AB5B6F" w14:textId="77777777" w:rsidR="009529C0" w:rsidRPr="009529C0" w:rsidRDefault="009529C0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29C0">
        <w:rPr>
          <w:rFonts w:ascii="Times New Roman" w:hAnsi="Times New Roman" w:cs="Times New Roman"/>
          <w:sz w:val="24"/>
          <w:szCs w:val="24"/>
          <w:lang w:val="en-US"/>
        </w:rPr>
        <w:t xml:space="preserve">A game has </w:t>
      </w:r>
      <w:r w:rsidRPr="009529C0">
        <w:rPr>
          <w:rFonts w:ascii="Times New Roman" w:hAnsi="Times New Roman" w:cs="Times New Roman"/>
          <w:b/>
          <w:bCs/>
          <w:sz w:val="24"/>
          <w:szCs w:val="24"/>
          <w:lang w:val="en-US"/>
        </w:rPr>
        <w:t>perfect information</w:t>
      </w:r>
      <w:r w:rsidRPr="009529C0">
        <w:rPr>
          <w:rFonts w:ascii="Times New Roman" w:hAnsi="Times New Roman" w:cs="Times New Roman"/>
          <w:sz w:val="24"/>
          <w:szCs w:val="24"/>
          <w:lang w:val="en-US"/>
        </w:rPr>
        <w:t xml:space="preserve"> if:</w:t>
      </w:r>
    </w:p>
    <w:p w14:paraId="612FC0EC" w14:textId="77777777" w:rsidR="008D5B9B" w:rsidRPr="003E2C99" w:rsidRDefault="009529C0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529C0">
        <w:rPr>
          <w:rFonts w:ascii="Times New Roman" w:hAnsi="Times New Roman" w:cs="Times New Roman"/>
          <w:sz w:val="24"/>
          <w:szCs w:val="24"/>
          <w:lang w:val="en-US"/>
        </w:rPr>
        <w:t>Every player knows all previous actions taken by all players.</w:t>
      </w:r>
      <w:r w:rsidR="008D5B9B" w:rsidRPr="003E2C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4B53C6A6" w14:textId="3B6D0A45" w:rsidR="009529C0" w:rsidRPr="009529C0" w:rsidRDefault="009529C0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529C0">
        <w:rPr>
          <w:rFonts w:ascii="Times New Roman" w:hAnsi="Times New Roman" w:cs="Times New Roman"/>
          <w:sz w:val="24"/>
          <w:szCs w:val="24"/>
          <w:lang w:val="en-US"/>
        </w:rPr>
        <w:t>There is no hidden information (no face-down cards, no secret moves).</w:t>
      </w:r>
    </w:p>
    <w:p w14:paraId="67F8B28E" w14:textId="77777777" w:rsidR="009529C0" w:rsidRPr="009529C0" w:rsidRDefault="009529C0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29C0">
        <w:rPr>
          <w:rFonts w:ascii="Times New Roman" w:hAnsi="Times New Roman" w:cs="Times New Roman"/>
          <w:sz w:val="24"/>
          <w:szCs w:val="24"/>
          <w:lang w:val="en-US"/>
        </w:rPr>
        <w:t>The outcome of actions is deterministic — no random chance involved.</w:t>
      </w:r>
    </w:p>
    <w:p w14:paraId="742B2745" w14:textId="77777777" w:rsidR="008D5B9B" w:rsidRPr="003E2C99" w:rsidRDefault="008D5B9B" w:rsidP="003E2C9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57D5E379" w14:textId="0008FEFF" w:rsidR="00D63185" w:rsidRPr="003E2C99" w:rsidRDefault="00C3262F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E2C99">
        <w:rPr>
          <w:rFonts w:ascii="Times New Roman" w:hAnsi="Times New Roman" w:cs="Times New Roman"/>
          <w:b/>
          <w:bCs/>
          <w:sz w:val="24"/>
          <w:szCs w:val="24"/>
          <w:lang w:val="en-US"/>
        </w:rPr>
        <w:t>Perfect information</w:t>
      </w: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refers to the property that, whenever it is a player’s turn to move, they know all the moves that have been made previously. Games with perfect information are represented by rooted directed trees.</w:t>
      </w:r>
    </w:p>
    <w:p w14:paraId="1070FB56" w14:textId="77777777" w:rsidR="008D5B9B" w:rsidRPr="003E2C99" w:rsidRDefault="008D5B9B" w:rsidP="003E2C9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09E4ED09" w14:textId="368E6978" w:rsidR="00F833DA" w:rsidRPr="003E2C99" w:rsidRDefault="00C87D59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E2C99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3.1.1</w:t>
      </w: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2C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3E2C99">
        <w:rPr>
          <w:rFonts w:ascii="Times New Roman" w:hAnsi="Times New Roman" w:cs="Times New Roman"/>
          <w:b/>
          <w:bCs/>
          <w:sz w:val="24"/>
          <w:szCs w:val="24"/>
          <w:lang w:val="en-US"/>
        </w:rPr>
        <w:t>rooted directed tree</w:t>
      </w: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consists of a set of nodes and directed edges</w:t>
      </w:r>
      <w:r w:rsidRPr="003E2C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3E2C99">
        <w:rPr>
          <w:rFonts w:ascii="Times New Roman" w:hAnsi="Times New Roman" w:cs="Times New Roman"/>
          <w:sz w:val="24"/>
          <w:szCs w:val="24"/>
          <w:lang w:val="en-US"/>
        </w:rPr>
        <w:t>joining them.</w:t>
      </w:r>
    </w:p>
    <w:p w14:paraId="0BF98FA0" w14:textId="7741FE2E" w:rsidR="00F833DA" w:rsidRPr="003E2C99" w:rsidRDefault="00C87D59" w:rsidP="003E2C99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>The root of the tree has no directed edges leading to it (has indegree 0), while</w:t>
      </w:r>
      <w:r w:rsidR="008D5B9B" w:rsidRPr="003E2C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3E2C99">
        <w:rPr>
          <w:rFonts w:ascii="Times New Roman" w:hAnsi="Times New Roman" w:cs="Times New Roman"/>
          <w:sz w:val="24"/>
          <w:szCs w:val="24"/>
          <w:lang w:val="en-US"/>
        </w:rPr>
        <w:t>every other node has exactly one directed edge leading to it (has indegree 1).</w:t>
      </w:r>
    </w:p>
    <w:p w14:paraId="552B9679" w14:textId="4BEF20B4" w:rsidR="00F833DA" w:rsidRPr="003E2C99" w:rsidRDefault="00C87D59" w:rsidP="003E2C99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>There is a unique path (that is, a unique sequence of directed edges) leading</w:t>
      </w:r>
      <w:r w:rsidR="008D5B9B" w:rsidRPr="003E2C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3E2C99">
        <w:rPr>
          <w:rFonts w:ascii="Times New Roman" w:hAnsi="Times New Roman" w:cs="Times New Roman"/>
          <w:sz w:val="24"/>
          <w:szCs w:val="24"/>
          <w:lang w:val="en-US"/>
        </w:rPr>
        <w:t>from the root to any other node. A node that has no directed edges out of it (has</w:t>
      </w:r>
      <w:r w:rsidR="008D5B9B" w:rsidRPr="003E2C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3E2C99">
        <w:rPr>
          <w:rFonts w:ascii="Times New Roman" w:hAnsi="Times New Roman" w:cs="Times New Roman"/>
          <w:sz w:val="24"/>
          <w:szCs w:val="24"/>
          <w:lang w:val="en-US"/>
        </w:rPr>
        <w:t>outdegree 0) is called a</w:t>
      </w:r>
      <w:r w:rsidR="008D5B9B" w:rsidRPr="003E2C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3E2C99">
        <w:rPr>
          <w:rFonts w:ascii="Times New Roman" w:hAnsi="Times New Roman" w:cs="Times New Roman"/>
          <w:sz w:val="24"/>
          <w:szCs w:val="24"/>
          <w:lang w:val="en-US"/>
        </w:rPr>
        <w:t>terminal node, while every other node is called a decision</w:t>
      </w:r>
      <w:r w:rsidR="008D5B9B" w:rsidRPr="003E2C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3E2C99">
        <w:rPr>
          <w:rFonts w:ascii="Times New Roman" w:hAnsi="Times New Roman" w:cs="Times New Roman"/>
          <w:sz w:val="24"/>
          <w:szCs w:val="24"/>
          <w:lang w:val="en-US"/>
        </w:rPr>
        <w:t>node.</w:t>
      </w:r>
    </w:p>
    <w:p w14:paraId="6A5FC90A" w14:textId="7505E185" w:rsidR="00C3262F" w:rsidRPr="003E2C99" w:rsidRDefault="00C87D59" w:rsidP="003E2C99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>We shall denote the set of nodes by X, the set of decision nodes by D and the set</w:t>
      </w:r>
      <w:r w:rsidR="008D5B9B" w:rsidRPr="003E2C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3E2C99">
        <w:rPr>
          <w:rFonts w:ascii="Times New Roman" w:hAnsi="Times New Roman" w:cs="Times New Roman"/>
          <w:sz w:val="24"/>
          <w:szCs w:val="24"/>
          <w:lang w:val="en-US"/>
        </w:rPr>
        <w:t>of terminal nodes by Z. Thus X = D</w:t>
      </w:r>
      <w:r w:rsidRPr="003E2C99">
        <w:rPr>
          <w:rFonts w:ascii="Cambria Math" w:hAnsi="Cambria Math" w:cs="Cambria Math"/>
          <w:sz w:val="24"/>
          <w:szCs w:val="24"/>
          <w:lang w:val="en-US"/>
        </w:rPr>
        <w:t>∪</w:t>
      </w:r>
      <w:r w:rsidRPr="003E2C99">
        <w:rPr>
          <w:rFonts w:ascii="Times New Roman" w:hAnsi="Times New Roman" w:cs="Times New Roman"/>
          <w:sz w:val="24"/>
          <w:szCs w:val="24"/>
          <w:lang w:val="en-US"/>
        </w:rPr>
        <w:t>Z.</w:t>
      </w:r>
    </w:p>
    <w:p w14:paraId="2E5C80AB" w14:textId="77777777" w:rsidR="005F7A2E" w:rsidRPr="003E2C99" w:rsidRDefault="005F7A2E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1DF77088" w14:textId="77777777" w:rsidR="00DA7E62" w:rsidRPr="003E2C99" w:rsidRDefault="00DA7E62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E2C99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3.2.1</w:t>
      </w: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Pr="003E2C99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backward-induction algorithm</w:t>
      </w: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is the following procedure leading to a marking of all the nodes. </w:t>
      </w:r>
    </w:p>
    <w:p w14:paraId="0589DDFE" w14:textId="4C5039BB" w:rsidR="00DA7E62" w:rsidRPr="003E2C99" w:rsidRDefault="00DA7E62" w:rsidP="003E2C99">
      <w:pPr>
        <w:pStyle w:val="a7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>Select a decision node x whose immediate successors are all marked. Let i be the player who moves at x. Select a choice that leads to an immediate successor of x with the highest payoff (or utility) for Player i (highest among the utilities associated with the immediate successors of x). Mark x with the payoff vector associated with the node that follows the selected choice.</w:t>
      </w:r>
    </w:p>
    <w:p w14:paraId="5A657C09" w14:textId="2D4FF998" w:rsidR="005F7A2E" w:rsidRPr="003E2C99" w:rsidRDefault="00DA7E62" w:rsidP="003E2C99">
      <w:pPr>
        <w:pStyle w:val="a7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>Repeat the above step until all the nodes have been marked</w:t>
      </w:r>
    </w:p>
    <w:p w14:paraId="568B17B7" w14:textId="77777777" w:rsidR="008D5B9B" w:rsidRPr="003E2C99" w:rsidRDefault="008D5B9B" w:rsidP="003E2C99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</w:p>
    <w:p w14:paraId="6F188F4C" w14:textId="5966C471" w:rsidR="00BE4EE7" w:rsidRPr="003E2C99" w:rsidRDefault="00BE4EE7" w:rsidP="003E2C99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3E2C99">
        <w:rPr>
          <w:rFonts w:ascii="Times New Roman" w:hAnsi="Times New Roman" w:cs="Times New Roman"/>
          <w:i/>
          <w:iCs/>
          <w:sz w:val="24"/>
          <w:szCs w:val="24"/>
          <w:lang w:val="en-US"/>
        </w:rPr>
        <w:t>(b) Model Setup</w:t>
      </w:r>
    </w:p>
    <w:p w14:paraId="5A707E29" w14:textId="309325E9" w:rsidR="00A759D5" w:rsidRPr="00A759D5" w:rsidRDefault="00A759D5" w:rsidP="003E2C9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b/>
          <w:bCs/>
          <w:sz w:val="24"/>
          <w:szCs w:val="24"/>
        </w:rPr>
        <w:t>Players</w:t>
      </w:r>
      <w:r w:rsidRPr="003E2C9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8A4D452" w14:textId="77777777" w:rsidR="00A759D5" w:rsidRPr="00A759D5" w:rsidRDefault="00A759D5" w:rsidP="003E2C99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759D5">
        <w:rPr>
          <w:rFonts w:ascii="Times New Roman" w:hAnsi="Times New Roman" w:cs="Times New Roman"/>
          <w:sz w:val="24"/>
          <w:szCs w:val="24"/>
        </w:rPr>
        <w:t>Player 1 (P1)</w:t>
      </w:r>
    </w:p>
    <w:p w14:paraId="56721711" w14:textId="77777777" w:rsidR="00A759D5" w:rsidRPr="00A759D5" w:rsidRDefault="00A759D5" w:rsidP="003E2C99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759D5">
        <w:rPr>
          <w:rFonts w:ascii="Times New Roman" w:hAnsi="Times New Roman" w:cs="Times New Roman"/>
          <w:sz w:val="24"/>
          <w:szCs w:val="24"/>
        </w:rPr>
        <w:t>Player 2 (P2)</w:t>
      </w:r>
    </w:p>
    <w:p w14:paraId="617CF189" w14:textId="76DA44CC" w:rsidR="00A759D5" w:rsidRPr="003E2C99" w:rsidRDefault="00A759D5" w:rsidP="003E2C99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759D5">
        <w:rPr>
          <w:rFonts w:ascii="Times New Roman" w:hAnsi="Times New Roman" w:cs="Times New Roman"/>
          <w:sz w:val="24"/>
          <w:szCs w:val="24"/>
        </w:rPr>
        <w:t>Dealer (D)</w:t>
      </w:r>
    </w:p>
    <w:p w14:paraId="227FC492" w14:textId="77777777" w:rsidR="00A759D5" w:rsidRPr="00A759D5" w:rsidRDefault="00A759D5" w:rsidP="003E2C9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2F8CF0" w14:textId="47E65558" w:rsidR="00A759D5" w:rsidRPr="008222DE" w:rsidRDefault="00A759D5" w:rsidP="003E2C9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b/>
          <w:bCs/>
          <w:sz w:val="24"/>
          <w:szCs w:val="24"/>
          <w:lang w:val="en-US"/>
        </w:rPr>
        <w:t>Game Objective</w:t>
      </w:r>
      <w:r w:rsidRPr="003E2C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A759D5">
        <w:rPr>
          <w:rFonts w:ascii="Times New Roman" w:hAnsi="Times New Roman" w:cs="Times New Roman"/>
          <w:sz w:val="24"/>
          <w:szCs w:val="24"/>
          <w:lang w:val="en-US"/>
        </w:rPr>
        <w:t>Each player (P1 and P2) aims to get a card sum as close as possible to 15 without exceeding it. The dealer plays by the same rules but their strategy determines the outcome for both players.</w:t>
      </w:r>
    </w:p>
    <w:p w14:paraId="453E8398" w14:textId="77777777" w:rsidR="00A759D5" w:rsidRPr="00A759D5" w:rsidRDefault="00A759D5" w:rsidP="003E2C9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59D5">
        <w:rPr>
          <w:rFonts w:ascii="Times New Roman" w:hAnsi="Times New Roman" w:cs="Times New Roman"/>
          <w:b/>
          <w:bCs/>
          <w:sz w:val="24"/>
          <w:szCs w:val="24"/>
        </w:rPr>
        <w:t>Deck and Values</w:t>
      </w:r>
    </w:p>
    <w:p w14:paraId="0A4B2C64" w14:textId="77777777" w:rsidR="00A759D5" w:rsidRPr="00A759D5" w:rsidRDefault="00A759D5" w:rsidP="003E2C9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sz w:val="24"/>
          <w:szCs w:val="24"/>
          <w:lang w:val="en-US"/>
        </w:rPr>
        <w:t>Cards: 1-10 (one card of each value)</w:t>
      </w:r>
    </w:p>
    <w:p w14:paraId="00F2B540" w14:textId="77777777" w:rsidR="00A759D5" w:rsidRPr="003E2C99" w:rsidRDefault="00A759D5" w:rsidP="003E2C9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sz w:val="24"/>
          <w:szCs w:val="24"/>
          <w:lang w:val="en-US"/>
        </w:rPr>
        <w:t>Target: Obtain sum ≤ 15, as close to 15 as possible</w:t>
      </w:r>
    </w:p>
    <w:p w14:paraId="4236B8E3" w14:textId="77777777" w:rsidR="00A759D5" w:rsidRPr="00A759D5" w:rsidRDefault="00A759D5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1FFF36" w14:textId="77777777" w:rsidR="00A759D5" w:rsidRPr="00A759D5" w:rsidRDefault="00A759D5" w:rsidP="003E2C9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59D5">
        <w:rPr>
          <w:rFonts w:ascii="Times New Roman" w:hAnsi="Times New Roman" w:cs="Times New Roman"/>
          <w:b/>
          <w:bCs/>
          <w:sz w:val="24"/>
          <w:szCs w:val="24"/>
        </w:rPr>
        <w:t>Game Sequence</w:t>
      </w:r>
    </w:p>
    <w:p w14:paraId="388EA5D7" w14:textId="77777777" w:rsidR="00A759D5" w:rsidRPr="00A759D5" w:rsidRDefault="00A759D5" w:rsidP="003E2C9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sz w:val="24"/>
          <w:szCs w:val="24"/>
          <w:lang w:val="en-US"/>
        </w:rPr>
        <w:t>P1 receives one face-up card (visible to all)</w:t>
      </w:r>
    </w:p>
    <w:p w14:paraId="537D0BC9" w14:textId="77777777" w:rsidR="00A759D5" w:rsidRPr="00A759D5" w:rsidRDefault="00A759D5" w:rsidP="003E2C9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sz w:val="24"/>
          <w:szCs w:val="24"/>
          <w:lang w:val="en-US"/>
        </w:rPr>
        <w:t>P2 receives one face-up card</w:t>
      </w:r>
    </w:p>
    <w:p w14:paraId="7F3A0052" w14:textId="77777777" w:rsidR="00A759D5" w:rsidRPr="00A759D5" w:rsidRDefault="00A759D5" w:rsidP="003E2C9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sz w:val="24"/>
          <w:szCs w:val="24"/>
          <w:lang w:val="en-US"/>
        </w:rPr>
        <w:t>Dealer receives one face-up card</w:t>
      </w:r>
    </w:p>
    <w:p w14:paraId="6F2B55FA" w14:textId="77777777" w:rsidR="00A759D5" w:rsidRPr="00A759D5" w:rsidRDefault="00A759D5" w:rsidP="003E2C9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sz w:val="24"/>
          <w:szCs w:val="24"/>
          <w:lang w:val="en-US"/>
        </w:rPr>
        <w:t>Players take turns (P1 → P2 → D) choosing: Hit (take card) or Stand (stop)</w:t>
      </w:r>
    </w:p>
    <w:p w14:paraId="6C8E5253" w14:textId="77777777" w:rsidR="00A759D5" w:rsidRPr="00A759D5" w:rsidRDefault="00A759D5" w:rsidP="003E2C9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sz w:val="24"/>
          <w:szCs w:val="24"/>
          <w:lang w:val="en-US"/>
        </w:rPr>
        <w:lastRenderedPageBreak/>
        <w:t>All cards are dealt face-up, deck order is known in advance</w:t>
      </w:r>
    </w:p>
    <w:p w14:paraId="2AF939C2" w14:textId="77777777" w:rsidR="00A759D5" w:rsidRPr="00A759D5" w:rsidRDefault="00A759D5" w:rsidP="003E2C9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sz w:val="24"/>
          <w:szCs w:val="24"/>
          <w:lang w:val="en-US"/>
        </w:rPr>
        <w:t>Game ends when all participants Stand or someone busts (&gt;15)</w:t>
      </w:r>
    </w:p>
    <w:p w14:paraId="1BBEF60D" w14:textId="77777777" w:rsidR="00A759D5" w:rsidRPr="008222DE" w:rsidRDefault="00A759D5" w:rsidP="003E2C9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2987D7" w14:textId="485FBC13" w:rsidR="00A759D5" w:rsidRPr="00A759D5" w:rsidRDefault="00A759D5" w:rsidP="003E2C9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59D5">
        <w:rPr>
          <w:rFonts w:ascii="Times New Roman" w:hAnsi="Times New Roman" w:cs="Times New Roman"/>
          <w:b/>
          <w:bCs/>
          <w:sz w:val="24"/>
          <w:szCs w:val="24"/>
        </w:rPr>
        <w:t>Actions</w:t>
      </w:r>
    </w:p>
    <w:p w14:paraId="724D1E11" w14:textId="77777777" w:rsidR="00A759D5" w:rsidRPr="00A759D5" w:rsidRDefault="00A759D5" w:rsidP="003E2C99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sz w:val="24"/>
          <w:szCs w:val="24"/>
          <w:lang w:val="en-US"/>
        </w:rPr>
        <w:t>Hit - take the next face-up card</w:t>
      </w:r>
    </w:p>
    <w:p w14:paraId="13875FA6" w14:textId="77777777" w:rsidR="00A759D5" w:rsidRPr="00A759D5" w:rsidRDefault="00A759D5" w:rsidP="003E2C99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759D5">
        <w:rPr>
          <w:rFonts w:ascii="Times New Roman" w:hAnsi="Times New Roman" w:cs="Times New Roman"/>
          <w:sz w:val="24"/>
          <w:szCs w:val="24"/>
        </w:rPr>
        <w:t>Stand - stop taking cards</w:t>
      </w:r>
    </w:p>
    <w:p w14:paraId="6EB6DABC" w14:textId="77777777" w:rsidR="00A759D5" w:rsidRPr="003E2C99" w:rsidRDefault="00A759D5" w:rsidP="003E2C9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D2551" w14:textId="07F21FB3" w:rsidR="00A759D5" w:rsidRPr="00A759D5" w:rsidRDefault="00A759D5" w:rsidP="003E2C9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59D5">
        <w:rPr>
          <w:rFonts w:ascii="Times New Roman" w:hAnsi="Times New Roman" w:cs="Times New Roman"/>
          <w:b/>
          <w:bCs/>
          <w:sz w:val="24"/>
          <w:szCs w:val="24"/>
        </w:rPr>
        <w:t>Payoffs</w:t>
      </w:r>
    </w:p>
    <w:p w14:paraId="353D6F3D" w14:textId="77777777" w:rsidR="00A759D5" w:rsidRPr="00A759D5" w:rsidRDefault="00A759D5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sz w:val="24"/>
          <w:szCs w:val="24"/>
          <w:lang w:val="en-US"/>
        </w:rPr>
        <w:t>At game end, each player compares with the dealer:</w:t>
      </w:r>
    </w:p>
    <w:p w14:paraId="10E156B2" w14:textId="77777777" w:rsidR="00A759D5" w:rsidRPr="00A759D5" w:rsidRDefault="00A759D5" w:rsidP="003E2C99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759D5">
        <w:rPr>
          <w:rFonts w:ascii="Times New Roman" w:hAnsi="Times New Roman" w:cs="Times New Roman"/>
          <w:sz w:val="24"/>
          <w:szCs w:val="24"/>
        </w:rPr>
        <w:t>If player busts (&gt;15): payoff = -1</w:t>
      </w:r>
    </w:p>
    <w:p w14:paraId="2FC7B4D8" w14:textId="77777777" w:rsidR="00A759D5" w:rsidRPr="00A759D5" w:rsidRDefault="00A759D5" w:rsidP="003E2C99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sz w:val="24"/>
          <w:szCs w:val="24"/>
          <w:lang w:val="en-US"/>
        </w:rPr>
        <w:t>If dealer busts: all non-busted players get +1</w:t>
      </w:r>
    </w:p>
    <w:p w14:paraId="1B719591" w14:textId="77777777" w:rsidR="00A759D5" w:rsidRPr="00A759D5" w:rsidRDefault="00A759D5" w:rsidP="003E2C99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sz w:val="24"/>
          <w:szCs w:val="24"/>
          <w:lang w:val="en-US"/>
        </w:rPr>
        <w:t>If no busts: player closer to 15 wins</w:t>
      </w:r>
    </w:p>
    <w:p w14:paraId="3E290682" w14:textId="77777777" w:rsidR="00A759D5" w:rsidRPr="003E2C99" w:rsidRDefault="00A759D5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sz w:val="24"/>
          <w:szCs w:val="24"/>
          <w:lang w:val="en-US"/>
        </w:rPr>
        <w:t>Payoffs are summed for P1 and P2 relative to the dealer.</w:t>
      </w:r>
    </w:p>
    <w:p w14:paraId="6F83A002" w14:textId="6A64F572" w:rsidR="00A759D5" w:rsidRPr="00A759D5" w:rsidRDefault="00A759D5" w:rsidP="003E2C9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759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59D5">
        <w:rPr>
          <w:rFonts w:ascii="Times New Roman" w:hAnsi="Times New Roman" w:cs="Times New Roman"/>
          <w:sz w:val="24"/>
          <w:szCs w:val="24"/>
        </w:rPr>
        <w:t>Example:</w:t>
      </w:r>
    </w:p>
    <w:p w14:paraId="279E5FBE" w14:textId="77777777" w:rsidR="00A759D5" w:rsidRPr="00A759D5" w:rsidRDefault="00A759D5" w:rsidP="003E2C9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sz w:val="24"/>
          <w:szCs w:val="24"/>
          <w:lang w:val="en-US"/>
        </w:rPr>
        <w:t>P1 closer to 15 than D → P1: +1, D: -1</w:t>
      </w:r>
    </w:p>
    <w:p w14:paraId="01CBCEF9" w14:textId="77777777" w:rsidR="00A759D5" w:rsidRPr="00A759D5" w:rsidRDefault="00A759D5" w:rsidP="003E2C9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59D5">
        <w:rPr>
          <w:rFonts w:ascii="Times New Roman" w:hAnsi="Times New Roman" w:cs="Times New Roman"/>
          <w:sz w:val="24"/>
          <w:szCs w:val="24"/>
          <w:lang w:val="en-US"/>
        </w:rPr>
        <w:t>P2 closer to 15 than D → P2: +1, D: -1</w:t>
      </w:r>
    </w:p>
    <w:p w14:paraId="02CFDCDC" w14:textId="77777777" w:rsidR="00A759D5" w:rsidRPr="003E2C99" w:rsidRDefault="00A759D5" w:rsidP="003E2C9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759D5">
        <w:rPr>
          <w:rFonts w:ascii="Times New Roman" w:hAnsi="Times New Roman" w:cs="Times New Roman"/>
          <w:sz w:val="24"/>
          <w:szCs w:val="24"/>
        </w:rPr>
        <w:t>Tie → 0</w:t>
      </w:r>
    </w:p>
    <w:p w14:paraId="374613F1" w14:textId="77777777" w:rsidR="004C2D7D" w:rsidRPr="003E2C99" w:rsidRDefault="004C2D7D" w:rsidP="003E2C99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B0DD127" w14:textId="77777777" w:rsidR="004C2D7D" w:rsidRPr="004C2D7D" w:rsidRDefault="004C2D7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C2D7D">
        <w:rPr>
          <w:rFonts w:ascii="Times New Roman" w:hAnsi="Times New Roman" w:cs="Times New Roman"/>
          <w:b/>
          <w:bCs/>
          <w:sz w:val="24"/>
          <w:szCs w:val="24"/>
        </w:rPr>
        <w:t>Simplified Scenario</w:t>
      </w:r>
    </w:p>
    <w:p w14:paraId="0C1DC380" w14:textId="77777777" w:rsidR="004C2D7D" w:rsidRPr="004C2D7D" w:rsidRDefault="004C2D7D" w:rsidP="003E2C99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C2D7D">
        <w:rPr>
          <w:rFonts w:ascii="Times New Roman" w:hAnsi="Times New Roman" w:cs="Times New Roman"/>
          <w:sz w:val="24"/>
          <w:szCs w:val="24"/>
        </w:rPr>
        <w:t>Deck = [3, 4, 5]</w:t>
      </w:r>
    </w:p>
    <w:p w14:paraId="6CE1C290" w14:textId="77777777" w:rsidR="004C2D7D" w:rsidRPr="004C2D7D" w:rsidRDefault="004C2D7D" w:rsidP="003E2C99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2D7D">
        <w:rPr>
          <w:rFonts w:ascii="Times New Roman" w:hAnsi="Times New Roman" w:cs="Times New Roman"/>
          <w:sz w:val="24"/>
          <w:szCs w:val="24"/>
          <w:lang w:val="en-US"/>
        </w:rPr>
        <w:t>Initial cards: P1 = 5, P2 = 4, Dealer = 3</w:t>
      </w:r>
    </w:p>
    <w:p w14:paraId="7B4DFB88" w14:textId="4F752660" w:rsidR="004C2D7D" w:rsidRPr="00A759D5" w:rsidRDefault="004C2D7D" w:rsidP="003E2C99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C2D7D">
        <w:rPr>
          <w:rFonts w:ascii="Times New Roman" w:hAnsi="Times New Roman" w:cs="Times New Roman"/>
          <w:sz w:val="24"/>
          <w:szCs w:val="24"/>
        </w:rPr>
        <w:t>Target = 15</w:t>
      </w:r>
    </w:p>
    <w:p w14:paraId="3E3D84BF" w14:textId="77777777" w:rsidR="008D5B9B" w:rsidRPr="003E2C99" w:rsidRDefault="008D5B9B" w:rsidP="003E2C99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</w:p>
    <w:p w14:paraId="6B9A69DA" w14:textId="1866C8D7" w:rsidR="00860025" w:rsidRPr="003E2C99" w:rsidRDefault="00BE4EE7" w:rsidP="003E2C99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3E2C99">
        <w:rPr>
          <w:rFonts w:ascii="Times New Roman" w:hAnsi="Times New Roman" w:cs="Times New Roman"/>
          <w:i/>
          <w:iCs/>
          <w:sz w:val="24"/>
          <w:szCs w:val="24"/>
          <w:lang w:val="en-US"/>
        </w:rPr>
        <w:t>(c) Program code/Table Analysis</w:t>
      </w:r>
    </w:p>
    <w:p w14:paraId="054DA4CC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>flowchart TD</w:t>
      </w:r>
    </w:p>
    <w:p w14:paraId="3D9367A1" w14:textId="06F26265" w:rsidR="00854E2D" w:rsidRPr="008222DE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Start[Game Start: P1=5, P2=4, D=3] --&gt; N000</w:t>
      </w:r>
    </w:p>
    <w:p w14:paraId="5AFB731D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N000[P1's Turn: Sum=5] --&gt; N100_Stand</w:t>
      </w:r>
    </w:p>
    <w:p w14:paraId="5F4E3BB5" w14:textId="1BDCEE4C" w:rsidR="00854E2D" w:rsidRPr="008222DE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N000 --&gt; N100_Hit</w:t>
      </w:r>
    </w:p>
    <w:p w14:paraId="57557BA0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N100_Stand[P1: Stand] --&gt; N210</w:t>
      </w:r>
    </w:p>
    <w:p w14:paraId="6160F472" w14:textId="3B316CDE" w:rsidR="00854E2D" w:rsidRPr="008222DE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N100_Hit[P1: Hit +3 = 8] --&gt; N220</w:t>
      </w:r>
    </w:p>
    <w:p w14:paraId="5F8E9A12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N210[P2's Turn: Sum=4] --&gt; N211_Stand</w:t>
      </w:r>
    </w:p>
    <w:p w14:paraId="7503CBF5" w14:textId="264E0793" w:rsidR="00854E2D" w:rsidRPr="008222DE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N210 --&gt; N211_Hit</w:t>
      </w:r>
    </w:p>
    <w:p w14:paraId="2DB46653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N211_Stand[P2: Stand] --&gt; N311</w:t>
      </w:r>
    </w:p>
    <w:p w14:paraId="7CC63C6A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N211_Hit[P2: Hit +4 = 8] --&gt; N321</w:t>
      </w:r>
    </w:p>
    <w:p w14:paraId="5C08AC89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3CFF1B0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N220[P2's Turn: Sum=4&lt;br&gt;P1=8, D=3] --&gt; N221_Stand</w:t>
      </w:r>
    </w:p>
    <w:p w14:paraId="6FC0930E" w14:textId="20A6263C" w:rsidR="00854E2D" w:rsidRPr="008222DE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N220 --&gt; N221_Hit</w:t>
      </w:r>
    </w:p>
    <w:p w14:paraId="49D66610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N221_Stand[P2: Stand] --&gt; N331</w:t>
      </w:r>
    </w:p>
    <w:p w14:paraId="10EA031E" w14:textId="551A2DB6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N221_Hit[P2: Hit +4 = 8] --&gt; N341</w:t>
      </w:r>
    </w:p>
    <w:p w14:paraId="7C864FF7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N311[Dealer's Turn: Sum=3&lt;br&gt;P1=5, P2=4] --&gt; N311_Stand</w:t>
      </w:r>
    </w:p>
    <w:p w14:paraId="46446FC7" w14:textId="0D96579E" w:rsidR="00854E2D" w:rsidRPr="008222DE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N311 --&gt; N311_Hit</w:t>
      </w:r>
    </w:p>
    <w:p w14:paraId="4A80FC0F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N321[Dealer's Turn: Sum=3&lt;br&gt;P1=5, P2=8] --&gt; N321_Stand</w:t>
      </w:r>
    </w:p>
    <w:p w14:paraId="6C90030D" w14:textId="48DA434B" w:rsidR="00854E2D" w:rsidRPr="008222DE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N321 --&gt; N321_Hit</w:t>
      </w:r>
    </w:p>
    <w:p w14:paraId="6BD1EEF3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N331[Dealer's Turn: Sum=3&lt;br&gt;P1=8, P2=4] --&gt; N331_Stand</w:t>
      </w:r>
    </w:p>
    <w:p w14:paraId="6FC8C966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N331 --&gt; N331_Hit</w:t>
      </w:r>
    </w:p>
    <w:p w14:paraId="1E581612" w14:textId="00592299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N341[Dealer's Turn: Sum=3&lt;br&gt;P1=8, P2=8] --&gt; N341_Stand</w:t>
      </w:r>
    </w:p>
    <w:p w14:paraId="34538150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N341 --&gt; N341_Hit</w:t>
      </w:r>
    </w:p>
    <w:p w14:paraId="1CACC344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N311_Stand[D: Stand → P1=5, P2=4, D=3&lt;br&gt;Payoff = +2]</w:t>
      </w:r>
    </w:p>
    <w:p w14:paraId="2ACBCEF7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N311_Hit[D: Hit +5 = 8 → P1=5, P2=4, D=8&lt;br&gt;Payoff = -2]</w:t>
      </w:r>
    </w:p>
    <w:p w14:paraId="225D256D" w14:textId="7C34619A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N321_Stand[D: Stand → P1=5, P2=8, D=3&lt;br&gt;Payoff = +2]</w:t>
      </w:r>
    </w:p>
    <w:p w14:paraId="6A718576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N321_Hit[D: Hit +5 = 8 → P1=5, P2=8, D=8&lt;br&gt;Payoff = -1]</w:t>
      </w:r>
    </w:p>
    <w:p w14:paraId="1D094C2D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N331_Stand[D: Stand → P1=8, P2=4, D=3&lt;br&gt;Payoff = +2]</w:t>
      </w:r>
    </w:p>
    <w:p w14:paraId="08BC14CC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N331_Hit[D: Hit +5 = 8 → P1=8, P2=4, D=8&lt;br&gt;Payoff = -1]</w:t>
      </w:r>
    </w:p>
    <w:p w14:paraId="06B1A661" w14:textId="77777777" w:rsidR="00854E2D" w:rsidRPr="003E2C99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N341_Stand[D: Stand → P1=8, P2=8, D=3&lt;br&gt;Payoff = +2]</w:t>
      </w:r>
    </w:p>
    <w:p w14:paraId="29EAAA80" w14:textId="68487B94" w:rsidR="00854E2D" w:rsidRPr="008222DE" w:rsidRDefault="00854E2D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 xml:space="preserve">    N341_Hit[D: Hit +5 = 8 → P1=8, P2=8, D=8&lt;br&gt;Payoff = 0]</w:t>
      </w:r>
    </w:p>
    <w:p w14:paraId="129E5D8D" w14:textId="7A077EC8" w:rsidR="009847C7" w:rsidRPr="003E2C99" w:rsidRDefault="0094049F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E2C99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C97C408" wp14:editId="126859C3">
            <wp:extent cx="6238322" cy="2034540"/>
            <wp:effectExtent l="0" t="0" r="0" b="3810"/>
            <wp:docPr id="16344069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06959" name="Рисунок 16344069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379" cy="203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0E80" w14:textId="77777777" w:rsidR="003E2C99" w:rsidRDefault="003E2C99" w:rsidP="003E2C99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BB83C37" w14:textId="2E8A6B9C" w:rsidR="00BE4EE7" w:rsidRPr="003E2C99" w:rsidRDefault="00BE4EE7" w:rsidP="003E2C99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i/>
          <w:iCs/>
          <w:sz w:val="24"/>
          <w:szCs w:val="24"/>
          <w:lang w:val="en-US"/>
        </w:rPr>
        <w:t>(d) Description of the program</w:t>
      </w:r>
    </w:p>
    <w:p w14:paraId="34AFAA07" w14:textId="77777777" w:rsidR="003E2C99" w:rsidRPr="003E2C99" w:rsidRDefault="003E2C99" w:rsidP="003E2C9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This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flowchart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represents the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game tree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of a simplified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Blackjack game with perfect information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(i.e., all players know previous moves).</w:t>
      </w:r>
    </w:p>
    <w:p w14:paraId="21BADEB8" w14:textId="77777777" w:rsidR="003E2C99" w:rsidRPr="003E2C99" w:rsidRDefault="003E2C99" w:rsidP="003E2C9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Here’s what it shows step by step:</w:t>
      </w:r>
    </w:p>
    <w:p w14:paraId="1A8C44A3" w14:textId="423260DD" w:rsidR="003E2C99" w:rsidRPr="003E2C99" w:rsidRDefault="003E2C99" w:rsidP="003E2C9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KZ"/>
          <w14:ligatures w14:val="none"/>
        </w:rPr>
        <w:t>Overview</w:t>
      </w:r>
    </w:p>
    <w:p w14:paraId="1231DD89" w14:textId="77777777" w:rsidR="003E2C99" w:rsidRPr="003E2C99" w:rsidRDefault="003E2C99" w:rsidP="003E2C99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Players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:</w:t>
      </w:r>
    </w:p>
    <w:p w14:paraId="1E0C8CB7" w14:textId="77777777" w:rsidR="003E2C99" w:rsidRPr="003E2C99" w:rsidRDefault="003E2C99" w:rsidP="003E2C99">
      <w:pPr>
        <w:numPr>
          <w:ilvl w:val="1"/>
          <w:numId w:val="1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P1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(Player 1) starts with a total of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5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.</w:t>
      </w:r>
    </w:p>
    <w:p w14:paraId="627F07F1" w14:textId="77777777" w:rsidR="003E2C99" w:rsidRPr="003E2C99" w:rsidRDefault="003E2C99" w:rsidP="003E2C99">
      <w:pPr>
        <w:numPr>
          <w:ilvl w:val="1"/>
          <w:numId w:val="1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P2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(Player 2) starts with a total of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4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.</w:t>
      </w:r>
    </w:p>
    <w:p w14:paraId="3E60A2FC" w14:textId="77777777" w:rsidR="003E2C99" w:rsidRPr="003E2C99" w:rsidRDefault="003E2C99" w:rsidP="003E2C99">
      <w:pPr>
        <w:numPr>
          <w:ilvl w:val="1"/>
          <w:numId w:val="1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D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(Dealer) starts with a total of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3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.</w:t>
      </w:r>
    </w:p>
    <w:p w14:paraId="1C596FBF" w14:textId="77777777" w:rsidR="003E2C99" w:rsidRPr="003E2C99" w:rsidRDefault="003E2C99" w:rsidP="003E2C99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Each player, on their turn, can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Hit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(draw a card) or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Stand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(stop drawing).</w:t>
      </w:r>
    </w:p>
    <w:p w14:paraId="2E20AFD4" w14:textId="77777777" w:rsidR="003E2C99" w:rsidRPr="003E2C99" w:rsidRDefault="003E2C99" w:rsidP="003E2C99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When hitting, the card values are shown directly in the chart (e.g., </w:t>
      </w:r>
      <w:r w:rsidRPr="003E2C99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KZ"/>
          <w14:ligatures w14:val="none"/>
        </w:rPr>
        <w:t>Hit +3 = 8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).</w:t>
      </w:r>
    </w:p>
    <w:p w14:paraId="3CE7F16D" w14:textId="77777777" w:rsidR="003E2C99" w:rsidRPr="003E2C99" w:rsidRDefault="003E2C99" w:rsidP="003E2C99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At the end,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payoffs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are calculated from the outcomes (positive = player advantage, negative = dealer advantage).</w:t>
      </w:r>
    </w:p>
    <w:p w14:paraId="0631CBE3" w14:textId="2FBB3B8A" w:rsidR="003E2C99" w:rsidRPr="003E2C99" w:rsidRDefault="003E2C99" w:rsidP="003E2C9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KZ"/>
          <w14:ligatures w14:val="none"/>
        </w:rPr>
        <w:t>Flow Explanation</w:t>
      </w:r>
    </w:p>
    <w:p w14:paraId="3F678733" w14:textId="77777777" w:rsidR="003E2C99" w:rsidRPr="003E2C99" w:rsidRDefault="003E2C99" w:rsidP="003E2C99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Start</w:t>
      </w:r>
    </w:p>
    <w:p w14:paraId="01BA912A" w14:textId="77777777" w:rsidR="003E2C99" w:rsidRPr="003E2C99" w:rsidRDefault="003E2C99" w:rsidP="003E2C99">
      <w:pPr>
        <w:numPr>
          <w:ilvl w:val="1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Game begins with: P1=5, P2=4, D=3.</w:t>
      </w:r>
    </w:p>
    <w:p w14:paraId="6D5F9F5E" w14:textId="77777777" w:rsidR="003E2C99" w:rsidRPr="003E2C99" w:rsidRDefault="003E2C99" w:rsidP="003E2C99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P1’s Turn (Node N000)</w:t>
      </w:r>
    </w:p>
    <w:p w14:paraId="0871D250" w14:textId="77777777" w:rsidR="003E2C99" w:rsidRPr="003E2C99" w:rsidRDefault="003E2C99" w:rsidP="003E2C99">
      <w:pPr>
        <w:numPr>
          <w:ilvl w:val="1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P1 can either:</w:t>
      </w:r>
    </w:p>
    <w:p w14:paraId="119E0688" w14:textId="77777777" w:rsidR="003E2C99" w:rsidRPr="003E2C99" w:rsidRDefault="003E2C99" w:rsidP="003E2C99">
      <w:pPr>
        <w:numPr>
          <w:ilvl w:val="2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Stand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→ go to node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N210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, or</w:t>
      </w:r>
    </w:p>
    <w:p w14:paraId="766D3D1C" w14:textId="77777777" w:rsidR="003E2C99" w:rsidRPr="003E2C99" w:rsidRDefault="003E2C99" w:rsidP="003E2C99">
      <w:pPr>
        <w:numPr>
          <w:ilvl w:val="2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Hit (+3)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→ total becomes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8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, go to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N220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.</w:t>
      </w:r>
    </w:p>
    <w:p w14:paraId="57CE53BB" w14:textId="77777777" w:rsidR="003E2C99" w:rsidRPr="003E2C99" w:rsidRDefault="003E2C99" w:rsidP="003E2C99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P2’s Turn</w:t>
      </w:r>
    </w:p>
    <w:p w14:paraId="216F10D1" w14:textId="77777777" w:rsidR="003E2C99" w:rsidRPr="003E2C99" w:rsidRDefault="003E2C99" w:rsidP="003E2C99">
      <w:pPr>
        <w:numPr>
          <w:ilvl w:val="1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If P1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stood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: P2’s turn at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N210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, with sum=4.</w:t>
      </w:r>
    </w:p>
    <w:p w14:paraId="3CE4DA46" w14:textId="77777777" w:rsidR="003E2C99" w:rsidRPr="003E2C99" w:rsidRDefault="003E2C99" w:rsidP="003E2C99">
      <w:pPr>
        <w:numPr>
          <w:ilvl w:val="2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P2 can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Stand (N211_Stand)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→ go to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N311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, or</w:t>
      </w:r>
    </w:p>
    <w:p w14:paraId="329679AF" w14:textId="77777777" w:rsidR="003E2C99" w:rsidRPr="003E2C99" w:rsidRDefault="003E2C99" w:rsidP="003E2C99">
      <w:pPr>
        <w:numPr>
          <w:ilvl w:val="2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Hit (+4)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→ total = 8 →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N321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51C708A3" w14:textId="77777777" w:rsidR="003E2C99" w:rsidRPr="003E2C99" w:rsidRDefault="003E2C99" w:rsidP="003E2C99">
      <w:pPr>
        <w:numPr>
          <w:ilvl w:val="1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If P1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hit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: P2’s turn at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N220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, same options:</w:t>
      </w:r>
    </w:p>
    <w:p w14:paraId="5BA33BCA" w14:textId="77777777" w:rsidR="003E2C99" w:rsidRPr="003E2C99" w:rsidRDefault="003E2C99" w:rsidP="003E2C99">
      <w:pPr>
        <w:numPr>
          <w:ilvl w:val="2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Stand (N221_Stand)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→ go to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N331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,</w:t>
      </w:r>
    </w:p>
    <w:p w14:paraId="2039A7C6" w14:textId="77777777" w:rsidR="003E2C99" w:rsidRPr="003E2C99" w:rsidRDefault="003E2C99" w:rsidP="003E2C99">
      <w:pPr>
        <w:numPr>
          <w:ilvl w:val="2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lastRenderedPageBreak/>
        <w:t>Hit (+4)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→ total = 8 →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N341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5EE62647" w14:textId="77777777" w:rsidR="003E2C99" w:rsidRPr="003E2C99" w:rsidRDefault="003E2C99" w:rsidP="003E2C99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Dealer’s Turn</w:t>
      </w:r>
    </w:p>
    <w:p w14:paraId="3E575958" w14:textId="77777777" w:rsidR="003E2C99" w:rsidRPr="003E2C99" w:rsidRDefault="003E2C99" w:rsidP="003E2C99">
      <w:pPr>
        <w:numPr>
          <w:ilvl w:val="1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The dealer acts last in all four cases:</w:t>
      </w:r>
    </w:p>
    <w:p w14:paraId="380B5FDC" w14:textId="77777777" w:rsidR="003E2C99" w:rsidRPr="003E2C99" w:rsidRDefault="003E2C99" w:rsidP="003E2C99">
      <w:pPr>
        <w:numPr>
          <w:ilvl w:val="2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N311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→ D=3 vs P1=5, P2=4</w:t>
      </w:r>
    </w:p>
    <w:p w14:paraId="27693B10" w14:textId="77777777" w:rsidR="003E2C99" w:rsidRPr="003E2C99" w:rsidRDefault="003E2C99" w:rsidP="003E2C99">
      <w:pPr>
        <w:numPr>
          <w:ilvl w:val="2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N321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→ D=3 vs P1=5, P2=8</w:t>
      </w:r>
    </w:p>
    <w:p w14:paraId="0B0B9AE0" w14:textId="77777777" w:rsidR="003E2C99" w:rsidRPr="003E2C99" w:rsidRDefault="003E2C99" w:rsidP="003E2C99">
      <w:pPr>
        <w:numPr>
          <w:ilvl w:val="2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N331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→ D=3 vs P1=8, P2=4</w:t>
      </w:r>
    </w:p>
    <w:p w14:paraId="5741307B" w14:textId="77777777" w:rsidR="003E2C99" w:rsidRPr="003E2C99" w:rsidRDefault="003E2C99" w:rsidP="003E2C99">
      <w:pPr>
        <w:numPr>
          <w:ilvl w:val="2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N341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→ D=3 vs P1=8, P2=8</w:t>
      </w:r>
    </w:p>
    <w:p w14:paraId="7AEDC5DB" w14:textId="77777777" w:rsidR="003E2C99" w:rsidRPr="003E2C99" w:rsidRDefault="003E2C99" w:rsidP="003E2C99">
      <w:pPr>
        <w:spacing w:before="100" w:beforeAutospacing="1"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Each time, the dealer can:</w:t>
      </w:r>
    </w:p>
    <w:p w14:paraId="0ECC6756" w14:textId="77777777" w:rsidR="003E2C99" w:rsidRPr="003E2C99" w:rsidRDefault="003E2C99" w:rsidP="003E2C99">
      <w:pPr>
        <w:numPr>
          <w:ilvl w:val="1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Stand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, or</w:t>
      </w:r>
    </w:p>
    <w:p w14:paraId="0979FB4B" w14:textId="4FC112DE" w:rsidR="003E2C99" w:rsidRPr="003E2C99" w:rsidRDefault="003E2C99" w:rsidP="003E2C99">
      <w:pPr>
        <w:numPr>
          <w:ilvl w:val="1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Hit (+5)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→ total becomes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8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448948BE" w14:textId="4462483C" w:rsidR="003E2C99" w:rsidRPr="003E2C99" w:rsidRDefault="003E2C99" w:rsidP="003E2C9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KZ"/>
          <w14:ligatures w14:val="none"/>
        </w:rPr>
        <w:t>Payoffs Summary</w:t>
      </w:r>
    </w:p>
    <w:tbl>
      <w:tblPr>
        <w:tblW w:w="92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3707"/>
        <w:gridCol w:w="2350"/>
        <w:gridCol w:w="1177"/>
      </w:tblGrid>
      <w:tr w:rsidR="00935C91" w:rsidRPr="003E2C99" w14:paraId="70D72ABA" w14:textId="77777777" w:rsidTr="003E2C99">
        <w:trPr>
          <w:trHeight w:val="2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0B669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D0288D4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ru-KZ"/>
                <w14:ligatures w14:val="none"/>
              </w:rPr>
              <w:t>Final State (P1, P2, D)</w:t>
            </w:r>
          </w:p>
        </w:tc>
        <w:tc>
          <w:tcPr>
            <w:tcW w:w="0" w:type="auto"/>
            <w:vAlign w:val="center"/>
            <w:hideMark/>
          </w:tcPr>
          <w:p w14:paraId="3547E6B6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Dealer Action</w:t>
            </w:r>
          </w:p>
        </w:tc>
        <w:tc>
          <w:tcPr>
            <w:tcW w:w="0" w:type="auto"/>
            <w:vAlign w:val="center"/>
            <w:hideMark/>
          </w:tcPr>
          <w:p w14:paraId="226AA8B7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Payoff</w:t>
            </w:r>
          </w:p>
        </w:tc>
      </w:tr>
      <w:tr w:rsidR="00935C91" w:rsidRPr="003E2C99" w14:paraId="2D7DDA90" w14:textId="77777777" w:rsidTr="003E2C99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098F0EE5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N311_Stand</w:t>
            </w:r>
          </w:p>
        </w:tc>
        <w:tc>
          <w:tcPr>
            <w:tcW w:w="0" w:type="auto"/>
            <w:vAlign w:val="center"/>
            <w:hideMark/>
          </w:tcPr>
          <w:p w14:paraId="503B1B44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(5, 4, 3)</w:t>
            </w:r>
          </w:p>
        </w:tc>
        <w:tc>
          <w:tcPr>
            <w:tcW w:w="0" w:type="auto"/>
            <w:vAlign w:val="center"/>
            <w:hideMark/>
          </w:tcPr>
          <w:p w14:paraId="0691E2C3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Stand</w:t>
            </w:r>
          </w:p>
        </w:tc>
        <w:tc>
          <w:tcPr>
            <w:tcW w:w="0" w:type="auto"/>
            <w:vAlign w:val="center"/>
            <w:hideMark/>
          </w:tcPr>
          <w:p w14:paraId="25B50B43" w14:textId="01C367FC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+2</w:t>
            </w:r>
          </w:p>
        </w:tc>
      </w:tr>
      <w:tr w:rsidR="00935C91" w:rsidRPr="003E2C99" w14:paraId="7F110059" w14:textId="77777777" w:rsidTr="003E2C99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50369C41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N311_Hit</w:t>
            </w:r>
          </w:p>
        </w:tc>
        <w:tc>
          <w:tcPr>
            <w:tcW w:w="0" w:type="auto"/>
            <w:vAlign w:val="center"/>
            <w:hideMark/>
          </w:tcPr>
          <w:p w14:paraId="5A155090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(5, 4, 8)</w:t>
            </w:r>
          </w:p>
        </w:tc>
        <w:tc>
          <w:tcPr>
            <w:tcW w:w="0" w:type="auto"/>
            <w:vAlign w:val="center"/>
            <w:hideMark/>
          </w:tcPr>
          <w:p w14:paraId="7EC0942D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Hit</w:t>
            </w:r>
          </w:p>
        </w:tc>
        <w:tc>
          <w:tcPr>
            <w:tcW w:w="0" w:type="auto"/>
            <w:vAlign w:val="center"/>
            <w:hideMark/>
          </w:tcPr>
          <w:p w14:paraId="3D0189D2" w14:textId="4078DAC1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-2</w:t>
            </w:r>
          </w:p>
        </w:tc>
      </w:tr>
      <w:tr w:rsidR="00935C91" w:rsidRPr="003E2C99" w14:paraId="33C1C767" w14:textId="77777777" w:rsidTr="003E2C99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4A4745FA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N321_Stand</w:t>
            </w:r>
          </w:p>
        </w:tc>
        <w:tc>
          <w:tcPr>
            <w:tcW w:w="0" w:type="auto"/>
            <w:vAlign w:val="center"/>
            <w:hideMark/>
          </w:tcPr>
          <w:p w14:paraId="2B54542D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(5, 8, 3)</w:t>
            </w:r>
          </w:p>
        </w:tc>
        <w:tc>
          <w:tcPr>
            <w:tcW w:w="0" w:type="auto"/>
            <w:vAlign w:val="center"/>
            <w:hideMark/>
          </w:tcPr>
          <w:p w14:paraId="5D2DF958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Stand</w:t>
            </w:r>
          </w:p>
        </w:tc>
        <w:tc>
          <w:tcPr>
            <w:tcW w:w="0" w:type="auto"/>
            <w:vAlign w:val="center"/>
            <w:hideMark/>
          </w:tcPr>
          <w:p w14:paraId="47C38B3F" w14:textId="776CFE65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+2</w:t>
            </w:r>
          </w:p>
        </w:tc>
      </w:tr>
      <w:tr w:rsidR="00935C91" w:rsidRPr="003E2C99" w14:paraId="29F2341A" w14:textId="77777777" w:rsidTr="003E2C99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2C0B9A41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N321_Hit</w:t>
            </w:r>
          </w:p>
        </w:tc>
        <w:tc>
          <w:tcPr>
            <w:tcW w:w="0" w:type="auto"/>
            <w:vAlign w:val="center"/>
            <w:hideMark/>
          </w:tcPr>
          <w:p w14:paraId="54296F4D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(5, 8, 8)</w:t>
            </w:r>
          </w:p>
        </w:tc>
        <w:tc>
          <w:tcPr>
            <w:tcW w:w="0" w:type="auto"/>
            <w:vAlign w:val="center"/>
            <w:hideMark/>
          </w:tcPr>
          <w:p w14:paraId="549FC5F2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Hit</w:t>
            </w:r>
          </w:p>
        </w:tc>
        <w:tc>
          <w:tcPr>
            <w:tcW w:w="0" w:type="auto"/>
            <w:vAlign w:val="center"/>
            <w:hideMark/>
          </w:tcPr>
          <w:p w14:paraId="1079C11D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-1</w:t>
            </w:r>
          </w:p>
        </w:tc>
      </w:tr>
      <w:tr w:rsidR="00935C91" w:rsidRPr="003E2C99" w14:paraId="06D2CEF0" w14:textId="77777777" w:rsidTr="003E2C99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4BC5969F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N331_Stand</w:t>
            </w:r>
          </w:p>
        </w:tc>
        <w:tc>
          <w:tcPr>
            <w:tcW w:w="0" w:type="auto"/>
            <w:vAlign w:val="center"/>
            <w:hideMark/>
          </w:tcPr>
          <w:p w14:paraId="76302F0B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(8, 4, 3)</w:t>
            </w:r>
          </w:p>
        </w:tc>
        <w:tc>
          <w:tcPr>
            <w:tcW w:w="0" w:type="auto"/>
            <w:vAlign w:val="center"/>
            <w:hideMark/>
          </w:tcPr>
          <w:p w14:paraId="3189BEAB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Stand</w:t>
            </w:r>
          </w:p>
        </w:tc>
        <w:tc>
          <w:tcPr>
            <w:tcW w:w="0" w:type="auto"/>
            <w:vAlign w:val="center"/>
            <w:hideMark/>
          </w:tcPr>
          <w:p w14:paraId="0C6481C3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+2</w:t>
            </w:r>
          </w:p>
        </w:tc>
      </w:tr>
      <w:tr w:rsidR="00935C91" w:rsidRPr="003E2C99" w14:paraId="165B6AFB" w14:textId="77777777" w:rsidTr="003E2C99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60599066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N331_Hit</w:t>
            </w:r>
          </w:p>
        </w:tc>
        <w:tc>
          <w:tcPr>
            <w:tcW w:w="0" w:type="auto"/>
            <w:vAlign w:val="center"/>
            <w:hideMark/>
          </w:tcPr>
          <w:p w14:paraId="67057045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(8, 4, 8)</w:t>
            </w:r>
          </w:p>
        </w:tc>
        <w:tc>
          <w:tcPr>
            <w:tcW w:w="0" w:type="auto"/>
            <w:vAlign w:val="center"/>
            <w:hideMark/>
          </w:tcPr>
          <w:p w14:paraId="56B0F163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Hit</w:t>
            </w:r>
          </w:p>
        </w:tc>
        <w:tc>
          <w:tcPr>
            <w:tcW w:w="0" w:type="auto"/>
            <w:vAlign w:val="center"/>
            <w:hideMark/>
          </w:tcPr>
          <w:p w14:paraId="5D295980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-1</w:t>
            </w:r>
          </w:p>
        </w:tc>
      </w:tr>
      <w:tr w:rsidR="00935C91" w:rsidRPr="003E2C99" w14:paraId="2952D386" w14:textId="77777777" w:rsidTr="003E2C99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4C23CCBD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N341_Stand</w:t>
            </w:r>
          </w:p>
        </w:tc>
        <w:tc>
          <w:tcPr>
            <w:tcW w:w="0" w:type="auto"/>
            <w:vAlign w:val="center"/>
            <w:hideMark/>
          </w:tcPr>
          <w:p w14:paraId="14725949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(8, 8, 3)</w:t>
            </w:r>
          </w:p>
        </w:tc>
        <w:tc>
          <w:tcPr>
            <w:tcW w:w="0" w:type="auto"/>
            <w:vAlign w:val="center"/>
            <w:hideMark/>
          </w:tcPr>
          <w:p w14:paraId="01D80B35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Stand</w:t>
            </w:r>
          </w:p>
        </w:tc>
        <w:tc>
          <w:tcPr>
            <w:tcW w:w="0" w:type="auto"/>
            <w:vAlign w:val="center"/>
            <w:hideMark/>
          </w:tcPr>
          <w:p w14:paraId="5832A0E2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+2</w:t>
            </w:r>
          </w:p>
        </w:tc>
      </w:tr>
      <w:tr w:rsidR="00935C91" w:rsidRPr="003E2C99" w14:paraId="2FC1B5EC" w14:textId="77777777" w:rsidTr="003E2C99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698988DB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N341_Hit</w:t>
            </w:r>
          </w:p>
        </w:tc>
        <w:tc>
          <w:tcPr>
            <w:tcW w:w="0" w:type="auto"/>
            <w:vAlign w:val="center"/>
            <w:hideMark/>
          </w:tcPr>
          <w:p w14:paraId="5C5416D8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(8, 8, 8)</w:t>
            </w:r>
          </w:p>
        </w:tc>
        <w:tc>
          <w:tcPr>
            <w:tcW w:w="0" w:type="auto"/>
            <w:vAlign w:val="center"/>
            <w:hideMark/>
          </w:tcPr>
          <w:p w14:paraId="20FD3BC8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Hit</w:t>
            </w:r>
          </w:p>
        </w:tc>
        <w:tc>
          <w:tcPr>
            <w:tcW w:w="0" w:type="auto"/>
            <w:vAlign w:val="center"/>
            <w:hideMark/>
          </w:tcPr>
          <w:p w14:paraId="2DEB1CEF" w14:textId="77777777" w:rsidR="003E2C99" w:rsidRPr="003E2C99" w:rsidRDefault="003E2C99" w:rsidP="003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3E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0</w:t>
            </w:r>
          </w:p>
        </w:tc>
      </w:tr>
    </w:tbl>
    <w:p w14:paraId="356CE1F2" w14:textId="66EBFB45" w:rsidR="003E2C99" w:rsidRPr="003E2C99" w:rsidRDefault="003E2C99" w:rsidP="003E2C9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984544F" w14:textId="77777777" w:rsidR="003E2C99" w:rsidRPr="003E2C99" w:rsidRDefault="003E2C99" w:rsidP="003E2C99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Positive payoff (+)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→ Players perform better (dealer loses).</w:t>
      </w:r>
    </w:p>
    <w:p w14:paraId="64A3513C" w14:textId="77777777" w:rsidR="003E2C99" w:rsidRPr="003E2C99" w:rsidRDefault="003E2C99" w:rsidP="003E2C99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Negative payoff (-)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→ Dealer performs better.</w:t>
      </w:r>
    </w:p>
    <w:p w14:paraId="6870526C" w14:textId="77777777" w:rsidR="003E2C99" w:rsidRPr="003E2C99" w:rsidRDefault="003E2C99" w:rsidP="003E2C99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The game tree is meant for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backward induction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(to find the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optimal strategy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and final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equilibrium payoff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).</w:t>
      </w:r>
    </w:p>
    <w:p w14:paraId="202FB7DE" w14:textId="433D239C" w:rsidR="00854E2D" w:rsidRPr="003E2C99" w:rsidRDefault="003E2C99" w:rsidP="003E2C99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By tracing backward from payoffs, one can determine the </w:t>
      </w:r>
      <w:r w:rsidRPr="003E2C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KZ"/>
          <w14:ligatures w14:val="none"/>
        </w:rPr>
        <w:t>best move</w:t>
      </w:r>
      <w:r w:rsidRPr="003E2C9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(Hit or Stand) for each player at every decision point.</w:t>
      </w:r>
    </w:p>
    <w:p w14:paraId="52FD568F" w14:textId="26AB2131" w:rsidR="004C2D7D" w:rsidRPr="003E2C99" w:rsidRDefault="00BE4EE7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>(e) Analysis</w:t>
      </w:r>
    </w:p>
    <w:p w14:paraId="2E28512F" w14:textId="77777777" w:rsidR="004B039D" w:rsidRPr="004B039D" w:rsidRDefault="004B039D" w:rsidP="003E2C9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B039D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 Dealer Level (Minimizes Payoff)</w:t>
      </w:r>
    </w:p>
    <w:p w14:paraId="5BBF4E8A" w14:textId="37637535" w:rsidR="004B039D" w:rsidRPr="004B039D" w:rsidRDefault="004B039D" w:rsidP="003E2C9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39D">
        <w:rPr>
          <w:rFonts w:ascii="Times New Roman" w:hAnsi="Times New Roman" w:cs="Times New Roman"/>
          <w:sz w:val="24"/>
          <w:szCs w:val="24"/>
          <w:lang w:val="en-US"/>
        </w:rPr>
        <w:t>Chooses Hit (payoff = -1) over Stand (payoff = +2)</w:t>
      </w:r>
    </w:p>
    <w:p w14:paraId="5534F580" w14:textId="7D943ED4" w:rsidR="004B039D" w:rsidRPr="004B039D" w:rsidRDefault="004B039D" w:rsidP="003E2C9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39D">
        <w:rPr>
          <w:rFonts w:ascii="Times New Roman" w:hAnsi="Times New Roman" w:cs="Times New Roman"/>
          <w:sz w:val="24"/>
          <w:szCs w:val="24"/>
          <w:lang w:val="en-US"/>
        </w:rPr>
        <w:t>Chooses Hit (payoff = 0) over Stand (payoff = +2)</w:t>
      </w:r>
    </w:p>
    <w:p w14:paraId="6BBB0285" w14:textId="3B3B3D48" w:rsidR="004B039D" w:rsidRPr="004B039D" w:rsidRDefault="004B039D" w:rsidP="003E2C9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39D">
        <w:rPr>
          <w:rFonts w:ascii="Times New Roman" w:hAnsi="Times New Roman" w:cs="Times New Roman"/>
          <w:sz w:val="24"/>
          <w:szCs w:val="24"/>
          <w:lang w:val="en-US"/>
        </w:rPr>
        <w:t>Chooses Hit (payoff = -2) over Stand (payoff = +2)</w:t>
      </w:r>
    </w:p>
    <w:p w14:paraId="005C8C0D" w14:textId="6AAACD25" w:rsidR="004B039D" w:rsidRPr="003E2C99" w:rsidRDefault="004B039D" w:rsidP="003E2C9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39D">
        <w:rPr>
          <w:rFonts w:ascii="Times New Roman" w:hAnsi="Times New Roman" w:cs="Times New Roman"/>
          <w:sz w:val="24"/>
          <w:szCs w:val="24"/>
          <w:lang w:val="en-US"/>
        </w:rPr>
        <w:t>Chooses Hit (payoff = -1) over Stand (payoff = +2)</w:t>
      </w:r>
    </w:p>
    <w:p w14:paraId="19613921" w14:textId="77777777" w:rsidR="004B039D" w:rsidRPr="004B039D" w:rsidRDefault="004B039D" w:rsidP="003E2C99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757934" w14:textId="77777777" w:rsidR="004B039D" w:rsidRPr="004B039D" w:rsidRDefault="004B039D" w:rsidP="003E2C9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B039D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 P2 Level (Maximizes Payoff)</w:t>
      </w:r>
    </w:p>
    <w:p w14:paraId="2AB7BFB9" w14:textId="3E6E0BA5" w:rsidR="004B039D" w:rsidRPr="004B039D" w:rsidRDefault="004B039D" w:rsidP="003E2C99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2C9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B039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42D96C" w14:textId="77777777" w:rsidR="004B039D" w:rsidRPr="004B039D" w:rsidRDefault="004B039D" w:rsidP="003E2C99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39D">
        <w:rPr>
          <w:rFonts w:ascii="Times New Roman" w:hAnsi="Times New Roman" w:cs="Times New Roman"/>
          <w:sz w:val="24"/>
          <w:szCs w:val="24"/>
          <w:lang w:val="en-US"/>
        </w:rPr>
        <w:t>Stand → -1 (after dealer's optimal play)</w:t>
      </w:r>
    </w:p>
    <w:p w14:paraId="2D9BED6F" w14:textId="77777777" w:rsidR="004B039D" w:rsidRPr="004B039D" w:rsidRDefault="004B039D" w:rsidP="003E2C99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39D">
        <w:rPr>
          <w:rFonts w:ascii="Times New Roman" w:hAnsi="Times New Roman" w:cs="Times New Roman"/>
          <w:sz w:val="24"/>
          <w:szCs w:val="24"/>
          <w:lang w:val="en-US"/>
        </w:rPr>
        <w:t>Hit → 0 (after dealer's optimal play)</w:t>
      </w:r>
    </w:p>
    <w:p w14:paraId="51F09610" w14:textId="77777777" w:rsidR="004B039D" w:rsidRPr="004B039D" w:rsidRDefault="004B039D" w:rsidP="003E2C99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39D">
        <w:rPr>
          <w:rFonts w:ascii="Times New Roman" w:hAnsi="Times New Roman" w:cs="Times New Roman"/>
          <w:b/>
          <w:bCs/>
          <w:sz w:val="24"/>
          <w:szCs w:val="24"/>
        </w:rPr>
        <w:t>Chooses Hit</w:t>
      </w:r>
      <w:r w:rsidRPr="004B039D">
        <w:rPr>
          <w:rFonts w:ascii="Times New Roman" w:hAnsi="Times New Roman" w:cs="Times New Roman"/>
          <w:sz w:val="24"/>
          <w:szCs w:val="24"/>
        </w:rPr>
        <w:t> (0 &gt; -1)</w:t>
      </w:r>
    </w:p>
    <w:p w14:paraId="15B9BC61" w14:textId="3B6163A4" w:rsidR="004B039D" w:rsidRPr="004B039D" w:rsidRDefault="004B039D" w:rsidP="003E2C99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2C9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B039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7CA38B" w14:textId="77777777" w:rsidR="004B039D" w:rsidRPr="004B039D" w:rsidRDefault="004B039D" w:rsidP="003E2C99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39D">
        <w:rPr>
          <w:rFonts w:ascii="Times New Roman" w:hAnsi="Times New Roman" w:cs="Times New Roman"/>
          <w:sz w:val="24"/>
          <w:szCs w:val="24"/>
        </w:rPr>
        <w:t>Stand → -2</w:t>
      </w:r>
    </w:p>
    <w:p w14:paraId="759AB7DA" w14:textId="77777777" w:rsidR="004B039D" w:rsidRPr="004B039D" w:rsidRDefault="004B039D" w:rsidP="003E2C99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39D">
        <w:rPr>
          <w:rFonts w:ascii="Times New Roman" w:hAnsi="Times New Roman" w:cs="Times New Roman"/>
          <w:sz w:val="24"/>
          <w:szCs w:val="24"/>
        </w:rPr>
        <w:t>Hit → -1</w:t>
      </w:r>
    </w:p>
    <w:p w14:paraId="4B8C146A" w14:textId="77777777" w:rsidR="004B039D" w:rsidRPr="004B039D" w:rsidRDefault="004B039D" w:rsidP="003E2C99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39D">
        <w:rPr>
          <w:rFonts w:ascii="Times New Roman" w:hAnsi="Times New Roman" w:cs="Times New Roman"/>
          <w:b/>
          <w:bCs/>
          <w:sz w:val="24"/>
          <w:szCs w:val="24"/>
        </w:rPr>
        <w:t>Chooses Hit</w:t>
      </w:r>
      <w:r w:rsidRPr="004B039D">
        <w:rPr>
          <w:rFonts w:ascii="Times New Roman" w:hAnsi="Times New Roman" w:cs="Times New Roman"/>
          <w:sz w:val="24"/>
          <w:szCs w:val="24"/>
        </w:rPr>
        <w:t> (-1 &gt; -2)</w:t>
      </w:r>
    </w:p>
    <w:p w14:paraId="4BAF6A8C" w14:textId="77777777" w:rsidR="004B039D" w:rsidRPr="003E2C99" w:rsidRDefault="004B039D" w:rsidP="003E2C9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F807D7" w14:textId="41D962C8" w:rsidR="004B039D" w:rsidRPr="004B039D" w:rsidRDefault="004B039D" w:rsidP="003E2C9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B039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3: P1 Level (Maximizes Payoff)</w:t>
      </w:r>
    </w:p>
    <w:p w14:paraId="61519B12" w14:textId="2A9592E4" w:rsidR="004B039D" w:rsidRPr="004B039D" w:rsidRDefault="004B039D" w:rsidP="003E2C99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E2C99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4B039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B6E4D2" w14:textId="77777777" w:rsidR="004B039D" w:rsidRPr="004B039D" w:rsidRDefault="004B039D" w:rsidP="003E2C99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39D">
        <w:rPr>
          <w:rFonts w:ascii="Times New Roman" w:hAnsi="Times New Roman" w:cs="Times New Roman"/>
          <w:sz w:val="24"/>
          <w:szCs w:val="24"/>
          <w:lang w:val="en-US"/>
        </w:rPr>
        <w:t>Stand → -1 (after P2's optimal play)</w:t>
      </w:r>
    </w:p>
    <w:p w14:paraId="0D75199E" w14:textId="77777777" w:rsidR="004B039D" w:rsidRPr="004B039D" w:rsidRDefault="004B039D" w:rsidP="003E2C99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B039D">
        <w:rPr>
          <w:rFonts w:ascii="Times New Roman" w:hAnsi="Times New Roman" w:cs="Times New Roman"/>
          <w:sz w:val="24"/>
          <w:szCs w:val="24"/>
          <w:lang w:val="en-US"/>
        </w:rPr>
        <w:t>Hit → 0 (after P2's optimal play)</w:t>
      </w:r>
    </w:p>
    <w:p w14:paraId="60648742" w14:textId="77777777" w:rsidR="004B039D" w:rsidRPr="004B039D" w:rsidRDefault="004B039D" w:rsidP="003E2C99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39D">
        <w:rPr>
          <w:rFonts w:ascii="Times New Roman" w:hAnsi="Times New Roman" w:cs="Times New Roman"/>
          <w:b/>
          <w:bCs/>
          <w:sz w:val="24"/>
          <w:szCs w:val="24"/>
        </w:rPr>
        <w:t>Chooses Hit</w:t>
      </w:r>
      <w:r w:rsidRPr="004B039D">
        <w:rPr>
          <w:rFonts w:ascii="Times New Roman" w:hAnsi="Times New Roman" w:cs="Times New Roman"/>
          <w:sz w:val="24"/>
          <w:szCs w:val="24"/>
        </w:rPr>
        <w:t> (0 &gt; -1)</w:t>
      </w:r>
    </w:p>
    <w:p w14:paraId="33366E86" w14:textId="77777777" w:rsidR="00E02FCE" w:rsidRPr="003E2C99" w:rsidRDefault="00E02FCE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A389F6" w14:textId="77777777" w:rsidR="00BE4EE7" w:rsidRPr="003E2C99" w:rsidRDefault="00BE4EE7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>(f) Results &amp; Discussion</w:t>
      </w:r>
    </w:p>
    <w:p w14:paraId="3F1592B3" w14:textId="77777777" w:rsidR="004A5D42" w:rsidRPr="004A5D42" w:rsidRDefault="004A5D42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D42">
        <w:rPr>
          <w:rFonts w:ascii="Times New Roman" w:hAnsi="Times New Roman" w:cs="Times New Roman"/>
          <w:sz w:val="24"/>
          <w:szCs w:val="24"/>
          <w:lang w:val="en-US"/>
        </w:rPr>
        <w:t>The backward induction analysis reveals:</w:t>
      </w:r>
    </w:p>
    <w:p w14:paraId="39A9B0A6" w14:textId="77777777" w:rsidR="004A5D42" w:rsidRPr="004A5D42" w:rsidRDefault="004A5D42" w:rsidP="003E2C9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5D42">
        <w:rPr>
          <w:rFonts w:ascii="Times New Roman" w:hAnsi="Times New Roman" w:cs="Times New Roman"/>
          <w:b/>
          <w:bCs/>
          <w:sz w:val="24"/>
          <w:szCs w:val="24"/>
        </w:rPr>
        <w:t>Optimal Strategy:</w:t>
      </w:r>
    </w:p>
    <w:p w14:paraId="3DEA9F0E" w14:textId="77777777" w:rsidR="004A5D42" w:rsidRPr="004A5D42" w:rsidRDefault="004A5D42" w:rsidP="003E2C99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D42">
        <w:rPr>
          <w:rFonts w:ascii="Times New Roman" w:hAnsi="Times New Roman" w:cs="Times New Roman"/>
          <w:b/>
          <w:bCs/>
          <w:sz w:val="24"/>
          <w:szCs w:val="24"/>
          <w:lang w:val="en-US"/>
        </w:rPr>
        <w:t>P1: Hit</w:t>
      </w:r>
      <w:r w:rsidRPr="004A5D42">
        <w:rPr>
          <w:rFonts w:ascii="Times New Roman" w:hAnsi="Times New Roman" w:cs="Times New Roman"/>
          <w:sz w:val="24"/>
          <w:szCs w:val="24"/>
          <w:lang w:val="en-US"/>
        </w:rPr>
        <w:t> (takes card 3 → sum 8)</w:t>
      </w:r>
    </w:p>
    <w:p w14:paraId="6CE4B240" w14:textId="77777777" w:rsidR="004A5D42" w:rsidRPr="004A5D42" w:rsidRDefault="004A5D42" w:rsidP="003E2C99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D42">
        <w:rPr>
          <w:rFonts w:ascii="Times New Roman" w:hAnsi="Times New Roman" w:cs="Times New Roman"/>
          <w:b/>
          <w:bCs/>
          <w:sz w:val="24"/>
          <w:szCs w:val="24"/>
          <w:lang w:val="en-US"/>
        </w:rPr>
        <w:t>P2: Hit</w:t>
      </w:r>
      <w:r w:rsidRPr="004A5D42">
        <w:rPr>
          <w:rFonts w:ascii="Times New Roman" w:hAnsi="Times New Roman" w:cs="Times New Roman"/>
          <w:sz w:val="24"/>
          <w:szCs w:val="24"/>
          <w:lang w:val="en-US"/>
        </w:rPr>
        <w:t> (takes card 4 → sum 8)</w:t>
      </w:r>
    </w:p>
    <w:p w14:paraId="1C973D1C" w14:textId="77777777" w:rsidR="004A5D42" w:rsidRPr="004A5D42" w:rsidRDefault="004A5D42" w:rsidP="003E2C99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D42">
        <w:rPr>
          <w:rFonts w:ascii="Times New Roman" w:hAnsi="Times New Roman" w:cs="Times New Roman"/>
          <w:b/>
          <w:bCs/>
          <w:sz w:val="24"/>
          <w:szCs w:val="24"/>
          <w:lang w:val="en-US"/>
        </w:rPr>
        <w:t>Dealer: Hit</w:t>
      </w:r>
      <w:r w:rsidRPr="004A5D42">
        <w:rPr>
          <w:rFonts w:ascii="Times New Roman" w:hAnsi="Times New Roman" w:cs="Times New Roman"/>
          <w:sz w:val="24"/>
          <w:szCs w:val="24"/>
          <w:lang w:val="en-US"/>
        </w:rPr>
        <w:t> (takes card 5 → sum 8)</w:t>
      </w:r>
    </w:p>
    <w:p w14:paraId="71101863" w14:textId="77777777" w:rsidR="004A5D42" w:rsidRPr="004A5D42" w:rsidRDefault="004A5D42" w:rsidP="003E2C99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D42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Final:</w:t>
      </w:r>
      <w:r w:rsidRPr="004A5D42">
        <w:rPr>
          <w:rFonts w:ascii="Times New Roman" w:hAnsi="Times New Roman" w:cs="Times New Roman"/>
          <w:sz w:val="24"/>
          <w:szCs w:val="24"/>
          <w:lang w:val="en-US"/>
        </w:rPr>
        <w:t> P1=8, P2=8, D=8 → </w:t>
      </w:r>
      <w:r w:rsidRPr="004A5D42">
        <w:rPr>
          <w:rFonts w:ascii="Times New Roman" w:hAnsi="Times New Roman" w:cs="Times New Roman"/>
          <w:b/>
          <w:bCs/>
          <w:sz w:val="24"/>
          <w:szCs w:val="24"/>
          <w:lang w:val="en-US"/>
        </w:rPr>
        <w:t>Payoff = 0</w:t>
      </w:r>
    </w:p>
    <w:p w14:paraId="1184772B" w14:textId="77777777" w:rsidR="004A5D42" w:rsidRPr="004A5D42" w:rsidRDefault="004A5D42" w:rsidP="003E2C9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5D42">
        <w:rPr>
          <w:rFonts w:ascii="Times New Roman" w:hAnsi="Times New Roman" w:cs="Times New Roman"/>
          <w:b/>
          <w:bCs/>
          <w:sz w:val="24"/>
          <w:szCs w:val="24"/>
        </w:rPr>
        <w:t>Key Insights:</w:t>
      </w:r>
    </w:p>
    <w:p w14:paraId="21DC6100" w14:textId="77777777" w:rsidR="004A5D42" w:rsidRPr="004A5D42" w:rsidRDefault="004A5D42" w:rsidP="003E2C99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D42">
        <w:rPr>
          <w:rFonts w:ascii="Times New Roman" w:hAnsi="Times New Roman" w:cs="Times New Roman"/>
          <w:sz w:val="24"/>
          <w:szCs w:val="24"/>
          <w:lang w:val="en-US"/>
        </w:rPr>
        <w:t>Even with perfect information, players cannot achieve positive payoff against optimal dealer play</w:t>
      </w:r>
    </w:p>
    <w:p w14:paraId="1E81EF34" w14:textId="77777777" w:rsidR="004A5D42" w:rsidRPr="004A5D42" w:rsidRDefault="004A5D42" w:rsidP="003E2C99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D42">
        <w:rPr>
          <w:rFonts w:ascii="Times New Roman" w:hAnsi="Times New Roman" w:cs="Times New Roman"/>
          <w:sz w:val="24"/>
          <w:szCs w:val="24"/>
          <w:lang w:val="en-US"/>
        </w:rPr>
        <w:t>The dealer's minimizing strategy effectively neutralizes player advantages</w:t>
      </w:r>
    </w:p>
    <w:p w14:paraId="79C26C30" w14:textId="77777777" w:rsidR="004A5D42" w:rsidRPr="004A5D42" w:rsidRDefault="004A5D42" w:rsidP="003E2C99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D42">
        <w:rPr>
          <w:rFonts w:ascii="Times New Roman" w:hAnsi="Times New Roman" w:cs="Times New Roman"/>
          <w:sz w:val="24"/>
          <w:szCs w:val="24"/>
          <w:lang w:val="en-US"/>
        </w:rPr>
        <w:t>Players must anticipate the dealer's counter-strategies when making decisions</w:t>
      </w:r>
    </w:p>
    <w:p w14:paraId="45E14D57" w14:textId="308310BF" w:rsidR="004A5D42" w:rsidRPr="003E2C99" w:rsidRDefault="004A5D42" w:rsidP="003E2C99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5D42">
        <w:rPr>
          <w:rFonts w:ascii="Times New Roman" w:hAnsi="Times New Roman" w:cs="Times New Roman"/>
          <w:sz w:val="24"/>
          <w:szCs w:val="24"/>
          <w:lang w:val="en-US"/>
        </w:rPr>
        <w:t>The existence of high-payoff outcomes (+2) doesn't guarantee they are achievable under optimal play</w:t>
      </w:r>
    </w:p>
    <w:p w14:paraId="048C38B6" w14:textId="0CAE3887" w:rsidR="0094049F" w:rsidRDefault="001536AF" w:rsidP="003E2C99">
      <w:pPr>
        <w:spacing w:after="0"/>
        <w:ind w:left="360" w:hanging="7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BB57D5" wp14:editId="151E4D74">
            <wp:extent cx="5940425" cy="3456940"/>
            <wp:effectExtent l="0" t="0" r="3175" b="0"/>
            <wp:docPr id="3296325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32557" name="Рисунок 3296325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4E92" w14:textId="77777777" w:rsidR="00CE7864" w:rsidRDefault="00CE7864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577588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E7864">
        <w:rPr>
          <w:rFonts w:ascii="Times New Roman" w:hAnsi="Times New Roman" w:cs="Times New Roman"/>
          <w:sz w:val="24"/>
          <w:szCs w:val="24"/>
          <w:lang w:val="en-US"/>
        </w:rPr>
        <w:t># Modified Game: Cooperative Bonus Analysis</w:t>
      </w:r>
    </w:p>
    <w:p w14:paraId="1544CB75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3E1475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E7864">
        <w:rPr>
          <w:rFonts w:ascii="Times New Roman" w:hAnsi="Times New Roman" w:cs="Times New Roman"/>
          <w:sz w:val="24"/>
          <w:szCs w:val="24"/>
          <w:lang w:val="en-US"/>
        </w:rPr>
        <w:t>Change Introduced</w:t>
      </w:r>
    </w:p>
    <w:p w14:paraId="67A394E2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E7864">
        <w:rPr>
          <w:rFonts w:ascii="Times New Roman" w:hAnsi="Times New Roman" w:cs="Times New Roman"/>
          <w:sz w:val="24"/>
          <w:szCs w:val="24"/>
          <w:lang w:val="en-US"/>
        </w:rPr>
        <w:t>-Cooperative Bonus: If both players beat dealer, each gets +0.5 extra payoff</w:t>
      </w:r>
    </w:p>
    <w:p w14:paraId="09938DC7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E7864">
        <w:rPr>
          <w:rFonts w:ascii="Times New Roman" w:hAnsi="Times New Roman" w:cs="Times New Roman"/>
          <w:sz w:val="24"/>
          <w:szCs w:val="24"/>
          <w:lang w:val="en-US"/>
        </w:rPr>
        <w:t>- Total payoff = Base payoff + 1.0 (if P1 &gt; D AND P2 &gt; D)</w:t>
      </w:r>
    </w:p>
    <w:p w14:paraId="7CB2BF71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673C12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CE786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Equilibrium Comparison</w:t>
      </w:r>
    </w:p>
    <w:p w14:paraId="43787FA4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3181"/>
        <w:gridCol w:w="2941"/>
      </w:tblGrid>
      <w:tr w:rsidR="006076E4" w:rsidRPr="00003A2A" w14:paraId="0A48ADEA" w14:textId="77777777" w:rsidTr="00CD4A3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58F39" w14:textId="77777777" w:rsidR="006076E4" w:rsidRPr="00003A2A" w:rsidRDefault="006076E4" w:rsidP="00CD4A38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003A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lastRenderedPageBreak/>
              <w:t>Aspect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42C9D" w14:textId="77777777" w:rsidR="006076E4" w:rsidRPr="00003A2A" w:rsidRDefault="006076E4" w:rsidP="00CD4A38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003A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Original Game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051A3" w14:textId="77777777" w:rsidR="006076E4" w:rsidRPr="00003A2A" w:rsidRDefault="006076E4" w:rsidP="00CD4A38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003A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Modified Game</w:t>
            </w:r>
          </w:p>
        </w:tc>
      </w:tr>
      <w:tr w:rsidR="006076E4" w:rsidRPr="006076E4" w14:paraId="7F5BF3DE" w14:textId="77777777" w:rsidTr="00CD4A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4995D" w14:textId="77777777" w:rsidR="006076E4" w:rsidRPr="00003A2A" w:rsidRDefault="006076E4" w:rsidP="00CD4A38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003A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Optimal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C56D4" w14:textId="77777777" w:rsidR="006076E4" w:rsidRPr="00003A2A" w:rsidRDefault="006076E4" w:rsidP="00CD4A3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KZ"/>
                <w14:ligatures w14:val="none"/>
              </w:rPr>
            </w:pPr>
            <w:r w:rsidRPr="00003A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KZ"/>
                <w14:ligatures w14:val="none"/>
              </w:rPr>
              <w:t>P1: Hit → P2: Hit → D: Hit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BFF3F" w14:textId="77777777" w:rsidR="006076E4" w:rsidRPr="00003A2A" w:rsidRDefault="006076E4" w:rsidP="00CD4A3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KZ"/>
                <w14:ligatures w14:val="none"/>
              </w:rPr>
            </w:pPr>
            <w:r w:rsidRPr="00003A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KZ"/>
                <w14:ligatures w14:val="none"/>
              </w:rPr>
              <w:t>P1: Hit → P2: Hit → D: Hit</w:t>
            </w:r>
          </w:p>
        </w:tc>
      </w:tr>
      <w:tr w:rsidR="006076E4" w:rsidRPr="00003A2A" w14:paraId="3ACC35CF" w14:textId="77777777" w:rsidTr="00CD4A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77FA4" w14:textId="77777777" w:rsidR="006076E4" w:rsidRPr="00003A2A" w:rsidRDefault="006076E4" w:rsidP="00CD4A38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003A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Final Payoff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870F3" w14:textId="77777777" w:rsidR="006076E4" w:rsidRPr="00003A2A" w:rsidRDefault="006076E4" w:rsidP="00CD4A3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03A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1E0DC" w14:textId="77777777" w:rsidR="006076E4" w:rsidRPr="00003A2A" w:rsidRDefault="006076E4" w:rsidP="00CD4A3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03A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0</w:t>
            </w:r>
          </w:p>
        </w:tc>
      </w:tr>
      <w:tr w:rsidR="006076E4" w:rsidRPr="00003A2A" w14:paraId="10DBD1FA" w14:textId="77777777" w:rsidTr="00CD4A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91087" w14:textId="77777777" w:rsidR="006076E4" w:rsidRPr="00003A2A" w:rsidRDefault="006076E4" w:rsidP="00CD4A38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003A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BEC13" w14:textId="77777777" w:rsidR="006076E4" w:rsidRPr="00003A2A" w:rsidRDefault="006076E4" w:rsidP="00CD4A3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03A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Unchanged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C775B" w14:textId="77777777" w:rsidR="006076E4" w:rsidRPr="00003A2A" w:rsidRDefault="006076E4" w:rsidP="00CD4A3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03A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Unchanged</w:t>
            </w:r>
          </w:p>
        </w:tc>
      </w:tr>
    </w:tbl>
    <w:p w14:paraId="5C131738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6EB069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E786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Key Finding</w:t>
      </w:r>
      <w:r w:rsidRPr="00CE7864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7864">
        <w:rPr>
          <w:rFonts w:ascii="Times New Roman" w:hAnsi="Times New Roman" w:cs="Times New Roman"/>
          <w:sz w:val="24"/>
          <w:szCs w:val="24"/>
          <w:lang w:val="en-US"/>
        </w:rPr>
        <w:t>No Equilibrium Change</w:t>
      </w:r>
    </w:p>
    <w:p w14:paraId="287289A8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17BFE2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CE786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Why?</w:t>
      </w:r>
    </w:p>
    <w:p w14:paraId="23291061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E7864">
        <w:rPr>
          <w:rFonts w:ascii="Times New Roman" w:hAnsi="Times New Roman" w:cs="Times New Roman"/>
          <w:sz w:val="24"/>
          <w:szCs w:val="24"/>
          <w:lang w:val="en-US"/>
        </w:rPr>
        <w:t>- Dealer's minimizing strategy blocks bonus activation</w:t>
      </w:r>
    </w:p>
    <w:p w14:paraId="79661374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E7864">
        <w:rPr>
          <w:rFonts w:ascii="Times New Roman" w:hAnsi="Times New Roman" w:cs="Times New Roman"/>
          <w:sz w:val="24"/>
          <w:szCs w:val="24"/>
          <w:lang w:val="en-US"/>
        </w:rPr>
        <w:t>- Bonus requires P1 &gt; D AND P2 &gt; D</w:t>
      </w:r>
    </w:p>
    <w:p w14:paraId="5C054E83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E7864">
        <w:rPr>
          <w:rFonts w:ascii="Times New Roman" w:hAnsi="Times New Roman" w:cs="Times New Roman"/>
          <w:sz w:val="24"/>
          <w:szCs w:val="24"/>
          <w:lang w:val="en-US"/>
        </w:rPr>
        <w:t>- Dealer always chooses actions to prevent this condition</w:t>
      </w:r>
    </w:p>
    <w:p w14:paraId="52A1DDB7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E7864">
        <w:rPr>
          <w:rFonts w:ascii="Times New Roman" w:hAnsi="Times New Roman" w:cs="Times New Roman"/>
          <w:sz w:val="24"/>
          <w:szCs w:val="24"/>
          <w:lang w:val="en-US"/>
        </w:rPr>
        <w:t>- Cooperative bonus becomes theoretically visible but practically unattainable</w:t>
      </w:r>
    </w:p>
    <w:p w14:paraId="26C3A56D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AE084F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E7864">
        <w:rPr>
          <w:rFonts w:ascii="Times New Roman" w:hAnsi="Times New Roman" w:cs="Times New Roman"/>
          <w:sz w:val="24"/>
          <w:szCs w:val="24"/>
          <w:lang w:val="en-US"/>
        </w:rPr>
        <w:t>Not all rule modifications affect equilibrium. Only changes that alter actual strategic incentives at decision margins impact optimal play.</w:t>
      </w:r>
    </w:p>
    <w:p w14:paraId="4181A401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7D8405" w14:textId="77777777" w:rsidR="006076E4" w:rsidRPr="00CE7864" w:rsidRDefault="006076E4" w:rsidP="006076E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E7864">
        <w:rPr>
          <w:rFonts w:ascii="Times New Roman" w:hAnsi="Times New Roman" w:cs="Times New Roman"/>
          <w:sz w:val="24"/>
          <w:szCs w:val="24"/>
          <w:lang w:val="en-US"/>
        </w:rPr>
        <w:t>The cooperative bonus is an "empty promise" - players see it but can't achieve it against rational opponents.</w:t>
      </w:r>
    </w:p>
    <w:p w14:paraId="547D70A6" w14:textId="77777777" w:rsidR="006076E4" w:rsidRDefault="006076E4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F0576A" w14:textId="32BCB1FF" w:rsidR="00BE4EE7" w:rsidRPr="003E2C99" w:rsidRDefault="00BE4EE7" w:rsidP="003E2C99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i/>
          <w:iCs/>
          <w:sz w:val="24"/>
          <w:szCs w:val="24"/>
          <w:lang w:val="en-US"/>
        </w:rPr>
        <w:t>(g) Conclusion</w:t>
      </w:r>
    </w:p>
    <w:p w14:paraId="17F4FFFE" w14:textId="77777777" w:rsidR="00FA59A5" w:rsidRPr="00FA59A5" w:rsidRDefault="00FA59A5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59A5">
        <w:rPr>
          <w:rFonts w:ascii="Times New Roman" w:hAnsi="Times New Roman" w:cs="Times New Roman"/>
          <w:sz w:val="24"/>
          <w:szCs w:val="24"/>
          <w:lang w:val="en-US"/>
        </w:rPr>
        <w:t>This extended Blackjack version with two players demonstrates:</w:t>
      </w:r>
    </w:p>
    <w:p w14:paraId="2D0D6973" w14:textId="77777777" w:rsidR="00FA59A5" w:rsidRPr="00FA59A5" w:rsidRDefault="00FA59A5" w:rsidP="003E2C99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59A5">
        <w:rPr>
          <w:rFonts w:ascii="Times New Roman" w:hAnsi="Times New Roman" w:cs="Times New Roman"/>
          <w:sz w:val="24"/>
          <w:szCs w:val="24"/>
          <w:lang w:val="en-US"/>
        </w:rPr>
        <w:t>How backward induction solves complex multi-player sequential games</w:t>
      </w:r>
    </w:p>
    <w:p w14:paraId="769320C3" w14:textId="77777777" w:rsidR="00FA59A5" w:rsidRPr="00FA59A5" w:rsidRDefault="00FA59A5" w:rsidP="003E2C99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59A5">
        <w:rPr>
          <w:rFonts w:ascii="Times New Roman" w:hAnsi="Times New Roman" w:cs="Times New Roman"/>
          <w:sz w:val="24"/>
          <w:szCs w:val="24"/>
          <w:lang w:val="en-US"/>
        </w:rPr>
        <w:t>The importance of anticipating opponent responses in strategic decision-making</w:t>
      </w:r>
    </w:p>
    <w:p w14:paraId="055CDDB1" w14:textId="77777777" w:rsidR="00FA59A5" w:rsidRPr="00FA59A5" w:rsidRDefault="00FA59A5" w:rsidP="003E2C99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59A5">
        <w:rPr>
          <w:rFonts w:ascii="Times New Roman" w:hAnsi="Times New Roman" w:cs="Times New Roman"/>
          <w:sz w:val="24"/>
          <w:szCs w:val="24"/>
          <w:lang w:val="en-US"/>
        </w:rPr>
        <w:t>That perfect information doesn't guarantee positive outcomes against optimal opponents</w:t>
      </w:r>
    </w:p>
    <w:p w14:paraId="0F786D7B" w14:textId="2CAD1372" w:rsidR="00FA59A5" w:rsidRPr="003E2C99" w:rsidRDefault="00FA59A5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59A5">
        <w:rPr>
          <w:rFonts w:ascii="Times New Roman" w:hAnsi="Times New Roman" w:cs="Times New Roman"/>
          <w:sz w:val="24"/>
          <w:szCs w:val="24"/>
          <w:lang w:val="en-US"/>
        </w:rPr>
        <w:t>The methodology can be extended to more players and complex card distributions, providing a framework for analyzing strategic interactions in perfect information environments.</w:t>
      </w:r>
    </w:p>
    <w:p w14:paraId="69C961EB" w14:textId="77777777" w:rsidR="00FA59A5" w:rsidRPr="003E2C99" w:rsidRDefault="00FA59A5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566E6C" w14:textId="77777777" w:rsidR="00BE4EE7" w:rsidRPr="003E2C99" w:rsidRDefault="00BE4EE7" w:rsidP="003E2C99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i/>
          <w:iCs/>
          <w:sz w:val="24"/>
          <w:szCs w:val="24"/>
          <w:lang w:val="en-US"/>
        </w:rPr>
        <w:t>(h) Contributions</w:t>
      </w:r>
    </w:p>
    <w:p w14:paraId="29CC3177" w14:textId="54D71B3F" w:rsidR="0039441E" w:rsidRPr="008222DE" w:rsidRDefault="00BE4EE7" w:rsidP="003E2C99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i/>
          <w:iCs/>
          <w:sz w:val="24"/>
          <w:szCs w:val="24"/>
          <w:lang w:val="en-US"/>
        </w:rPr>
        <w:t>(i) References</w:t>
      </w:r>
    </w:p>
    <w:p w14:paraId="60F71FAB" w14:textId="5DC9A59C" w:rsidR="001B0DB8" w:rsidRPr="003E2C99" w:rsidRDefault="001B0DB8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8" w:history="1">
        <w:r w:rsidRPr="003E2C9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222D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://</w:t>
        </w:r>
        <w:r w:rsidRPr="003E2C9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drive</w:t>
        </w:r>
        <w:r w:rsidRPr="008222D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.</w:t>
        </w:r>
        <w:r w:rsidRPr="003E2C9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google</w:t>
        </w:r>
        <w:r w:rsidRPr="008222D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.</w:t>
        </w:r>
        <w:r w:rsidRPr="003E2C9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222D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/</w:t>
        </w:r>
        <w:r w:rsidRPr="003E2C9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file</w:t>
        </w:r>
        <w:r w:rsidRPr="008222D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/</w:t>
        </w:r>
        <w:r w:rsidRPr="003E2C9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Pr="008222D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/16</w:t>
        </w:r>
        <w:r w:rsidRPr="003E2C9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CTO</w:t>
        </w:r>
        <w:r w:rsidRPr="008222D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2</w:t>
        </w:r>
        <w:r w:rsidRPr="003E2C9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</w:t>
        </w:r>
        <w:r w:rsidRPr="008222D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3-</w:t>
        </w:r>
        <w:r w:rsidRPr="003E2C9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kmlMvPnvUH</w:t>
        </w:r>
        <w:r w:rsidRPr="008222D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_</w:t>
        </w:r>
        <w:r w:rsidRPr="003E2C9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VJvalz</w:t>
        </w:r>
        <w:r w:rsidRPr="008222D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_</w:t>
        </w:r>
        <w:r w:rsidRPr="003E2C9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u</w:t>
        </w:r>
        <w:r w:rsidRPr="008222D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9</w:t>
        </w:r>
        <w:r w:rsidRPr="003E2C9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hyR</w:t>
        </w:r>
        <w:r w:rsidRPr="008222D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6/</w:t>
        </w:r>
        <w:r w:rsidRPr="003E2C9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view</w:t>
        </w:r>
        <w:r w:rsidRPr="008222D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?</w:t>
        </w:r>
        <w:r w:rsidRPr="003E2C9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usp</w:t>
        </w:r>
        <w:r w:rsidRPr="008222D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=</w:t>
        </w:r>
        <w:r w:rsidRPr="003E2C9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drive</w:t>
        </w:r>
        <w:r w:rsidRPr="008222D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_</w:t>
        </w:r>
        <w:r w:rsidRPr="003E2C99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link</w:t>
        </w:r>
      </w:hyperlink>
    </w:p>
    <w:p w14:paraId="74EF336C" w14:textId="3EE59B56" w:rsidR="001B0DB8" w:rsidRDefault="001B0DB8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2C99">
        <w:rPr>
          <w:rFonts w:ascii="Times New Roman" w:hAnsi="Times New Roman" w:cs="Times New Roman"/>
          <w:sz w:val="24"/>
          <w:szCs w:val="24"/>
          <w:lang w:val="en-US"/>
        </w:rPr>
        <w:t>AI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3181"/>
        <w:gridCol w:w="2941"/>
      </w:tblGrid>
      <w:tr w:rsidR="00003A2A" w:rsidRPr="00003A2A" w14:paraId="73AF43FC" w14:textId="77777777" w:rsidTr="00003A2A">
        <w:trPr>
          <w:tblHeader/>
          <w:del w:id="0" w:author="Microsoft Word" w:date="2025-11-04T10:35:00Z" w16du:dateUtc="2025-11-04T05:35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39F94" w14:textId="77777777" w:rsidR="00003A2A" w:rsidRPr="00003A2A" w:rsidRDefault="00003A2A" w:rsidP="00003A2A">
            <w:pPr>
              <w:spacing w:after="0" w:line="375" w:lineRule="atLeast"/>
              <w:rPr>
                <w:del w:id="1" w:author="Microsoft Word" w:date="2025-11-04T10:35:00Z" w16du:dateUtc="2025-11-04T05:35:00Z"/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del w:id="2" w:author="Microsoft Word" w:date="2025-11-04T10:35:00Z" w16du:dateUtc="2025-11-04T05:35:00Z">
              <w:r w:rsidRPr="00003A2A"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ru-KZ"/>
                  <w14:ligatures w14:val="none"/>
                </w:rPr>
                <w:delText>Aspect</w:delText>
              </w:r>
            </w:del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DBB3F" w14:textId="77777777" w:rsidR="00003A2A" w:rsidRPr="00003A2A" w:rsidRDefault="00003A2A" w:rsidP="00003A2A">
            <w:pPr>
              <w:spacing w:after="0" w:line="375" w:lineRule="atLeast"/>
              <w:rPr>
                <w:del w:id="3" w:author="Microsoft Word" w:date="2025-11-04T10:35:00Z" w16du:dateUtc="2025-11-04T05:35:00Z"/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del w:id="4" w:author="Microsoft Word" w:date="2025-11-04T10:35:00Z" w16du:dateUtc="2025-11-04T05:35:00Z">
              <w:r w:rsidRPr="00003A2A"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ru-KZ"/>
                  <w14:ligatures w14:val="none"/>
                </w:rPr>
                <w:delText>Original Game</w:delText>
              </w:r>
            </w:del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5287E" w14:textId="77777777" w:rsidR="00003A2A" w:rsidRPr="00003A2A" w:rsidRDefault="00003A2A" w:rsidP="00003A2A">
            <w:pPr>
              <w:spacing w:after="0" w:line="375" w:lineRule="atLeast"/>
              <w:rPr>
                <w:del w:id="5" w:author="Microsoft Word" w:date="2025-11-04T10:35:00Z" w16du:dateUtc="2025-11-04T05:35:00Z"/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del w:id="6" w:author="Microsoft Word" w:date="2025-11-04T10:35:00Z" w16du:dateUtc="2025-11-04T05:35:00Z">
              <w:r w:rsidRPr="00003A2A"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ru-KZ"/>
                  <w14:ligatures w14:val="none"/>
                </w:rPr>
                <w:delText>Modified Game</w:delText>
              </w:r>
            </w:del>
          </w:p>
        </w:tc>
      </w:tr>
      <w:tr w:rsidR="00003A2A" w:rsidRPr="00003A2A" w14:paraId="20294B9D" w14:textId="77777777" w:rsidTr="00003A2A">
        <w:trPr>
          <w:del w:id="7" w:author="Microsoft Word" w:date="2025-11-04T10:35:00Z" w16du:dateUtc="2025-11-04T05:35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00F10" w14:textId="77777777" w:rsidR="00003A2A" w:rsidRPr="00003A2A" w:rsidRDefault="00003A2A" w:rsidP="00003A2A">
            <w:pPr>
              <w:spacing w:after="0" w:line="375" w:lineRule="atLeast"/>
              <w:rPr>
                <w:del w:id="8" w:author="Microsoft Word" w:date="2025-11-04T10:35:00Z" w16du:dateUtc="2025-11-04T05:35:00Z"/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del w:id="9" w:author="Microsoft Word" w:date="2025-11-04T10:35:00Z" w16du:dateUtc="2025-11-04T05:35:00Z">
              <w:r w:rsidRPr="00003A2A"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ru-KZ"/>
                  <w14:ligatures w14:val="none"/>
                </w:rPr>
                <w:delText>Optimal Path</w:delText>
              </w:r>
            </w:del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E9DAC" w14:textId="77777777" w:rsidR="00003A2A" w:rsidRPr="00003A2A" w:rsidRDefault="00003A2A" w:rsidP="00003A2A">
            <w:pPr>
              <w:spacing w:after="0" w:line="375" w:lineRule="atLeast"/>
              <w:rPr>
                <w:del w:id="10" w:author="Microsoft Word" w:date="2025-11-04T10:35:00Z" w16du:dateUtc="2025-11-04T05:35:00Z"/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KZ"/>
                <w14:ligatures w14:val="none"/>
              </w:rPr>
            </w:pPr>
            <w:del w:id="11" w:author="Microsoft Word" w:date="2025-11-04T10:35:00Z" w16du:dateUtc="2025-11-04T05:35:00Z">
              <w:r w:rsidRPr="00003A2A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val="en-US" w:eastAsia="ru-KZ"/>
                  <w14:ligatures w14:val="none"/>
                </w:rPr>
                <w:delText>P1: Hit → P2: Hit → D: Hit</w:delText>
              </w:r>
            </w:del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3A68D" w14:textId="77777777" w:rsidR="00003A2A" w:rsidRPr="00003A2A" w:rsidRDefault="00003A2A" w:rsidP="00003A2A">
            <w:pPr>
              <w:spacing w:after="0" w:line="375" w:lineRule="atLeast"/>
              <w:rPr>
                <w:del w:id="12" w:author="Microsoft Word" w:date="2025-11-04T10:35:00Z" w16du:dateUtc="2025-11-04T05:35:00Z"/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KZ"/>
                <w14:ligatures w14:val="none"/>
              </w:rPr>
            </w:pPr>
            <w:del w:id="13" w:author="Microsoft Word" w:date="2025-11-04T10:35:00Z" w16du:dateUtc="2025-11-04T05:35:00Z">
              <w:r w:rsidRPr="00003A2A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val="en-US" w:eastAsia="ru-KZ"/>
                  <w14:ligatures w14:val="none"/>
                </w:rPr>
                <w:delText>P1: Hit → P2: Hit → D: Hit</w:delText>
              </w:r>
            </w:del>
          </w:p>
        </w:tc>
      </w:tr>
      <w:tr w:rsidR="00003A2A" w:rsidRPr="00003A2A" w14:paraId="09CDDF2E" w14:textId="77777777" w:rsidTr="00003A2A">
        <w:trPr>
          <w:del w:id="14" w:author="Microsoft Word" w:date="2025-11-04T10:35:00Z" w16du:dateUtc="2025-11-04T05:35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67816" w14:textId="77777777" w:rsidR="00003A2A" w:rsidRPr="00003A2A" w:rsidRDefault="00003A2A" w:rsidP="00003A2A">
            <w:pPr>
              <w:spacing w:after="0" w:line="375" w:lineRule="atLeast"/>
              <w:rPr>
                <w:del w:id="15" w:author="Microsoft Word" w:date="2025-11-04T10:35:00Z" w16du:dateUtc="2025-11-04T05:35:00Z"/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del w:id="16" w:author="Microsoft Word" w:date="2025-11-04T10:35:00Z" w16du:dateUtc="2025-11-04T05:35:00Z">
              <w:r w:rsidRPr="00003A2A"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ru-KZ"/>
                  <w14:ligatures w14:val="none"/>
                </w:rPr>
                <w:delText>Final Payoff</w:delText>
              </w:r>
            </w:del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9CAB9" w14:textId="77777777" w:rsidR="00003A2A" w:rsidRPr="00003A2A" w:rsidRDefault="00003A2A" w:rsidP="00003A2A">
            <w:pPr>
              <w:spacing w:after="0" w:line="375" w:lineRule="atLeast"/>
              <w:rPr>
                <w:del w:id="17" w:author="Microsoft Word" w:date="2025-11-04T10:35:00Z" w16du:dateUtc="2025-11-04T05:35:00Z"/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del w:id="18" w:author="Microsoft Word" w:date="2025-11-04T10:35:00Z" w16du:dateUtc="2025-11-04T05:35:00Z">
              <w:r w:rsidRPr="00003A2A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ru-KZ"/>
                  <w14:ligatures w14:val="none"/>
                </w:rPr>
                <w:delText>0</w:delText>
              </w:r>
            </w:del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2CFE2" w14:textId="77777777" w:rsidR="00003A2A" w:rsidRPr="00003A2A" w:rsidRDefault="00003A2A" w:rsidP="00003A2A">
            <w:pPr>
              <w:spacing w:after="0" w:line="375" w:lineRule="atLeast"/>
              <w:rPr>
                <w:del w:id="19" w:author="Microsoft Word" w:date="2025-11-04T10:35:00Z" w16du:dateUtc="2025-11-04T05:35:00Z"/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del w:id="20" w:author="Microsoft Word" w:date="2025-11-04T10:35:00Z" w16du:dateUtc="2025-11-04T05:35:00Z">
              <w:r w:rsidRPr="00003A2A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ru-KZ"/>
                  <w14:ligatures w14:val="none"/>
                </w:rPr>
                <w:delText>0</w:delText>
              </w:r>
            </w:del>
          </w:p>
        </w:tc>
      </w:tr>
      <w:tr w:rsidR="00003A2A" w:rsidRPr="00003A2A" w14:paraId="58F3FF98" w14:textId="77777777" w:rsidTr="00003A2A">
        <w:trPr>
          <w:del w:id="21" w:author="Microsoft Word" w:date="2025-11-04T10:35:00Z" w16du:dateUtc="2025-11-04T05:35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7A587" w14:textId="77777777" w:rsidR="00003A2A" w:rsidRPr="00003A2A" w:rsidRDefault="00003A2A" w:rsidP="00003A2A">
            <w:pPr>
              <w:spacing w:after="0" w:line="375" w:lineRule="atLeast"/>
              <w:rPr>
                <w:del w:id="22" w:author="Microsoft Word" w:date="2025-11-04T10:35:00Z" w16du:dateUtc="2025-11-04T05:35:00Z"/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del w:id="23" w:author="Microsoft Word" w:date="2025-11-04T10:35:00Z" w16du:dateUtc="2025-11-04T05:35:00Z">
              <w:r w:rsidRPr="00003A2A"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ru-KZ"/>
                  <w14:ligatures w14:val="none"/>
                </w:rPr>
                <w:delText>Strategy</w:delText>
              </w:r>
            </w:del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60043" w14:textId="77777777" w:rsidR="00003A2A" w:rsidRPr="00003A2A" w:rsidRDefault="00003A2A" w:rsidP="00003A2A">
            <w:pPr>
              <w:spacing w:after="0" w:line="375" w:lineRule="atLeast"/>
              <w:rPr>
                <w:del w:id="24" w:author="Microsoft Word" w:date="2025-11-04T10:35:00Z" w16du:dateUtc="2025-11-04T05:35:00Z"/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del w:id="25" w:author="Microsoft Word" w:date="2025-11-04T10:35:00Z" w16du:dateUtc="2025-11-04T05:35:00Z">
              <w:r w:rsidRPr="00003A2A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ru-KZ"/>
                  <w14:ligatures w14:val="none"/>
                </w:rPr>
                <w:delText>Unchanged</w:delText>
              </w:r>
            </w:del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4EA79" w14:textId="77777777" w:rsidR="00003A2A" w:rsidRPr="00003A2A" w:rsidRDefault="00003A2A" w:rsidP="00003A2A">
            <w:pPr>
              <w:spacing w:after="0" w:line="375" w:lineRule="atLeast"/>
              <w:rPr>
                <w:del w:id="26" w:author="Microsoft Word" w:date="2025-11-04T10:35:00Z" w16du:dateUtc="2025-11-04T05:35:00Z"/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del w:id="27" w:author="Microsoft Word" w:date="2025-11-04T10:35:00Z" w16du:dateUtc="2025-11-04T05:35:00Z">
              <w:r w:rsidRPr="00003A2A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ru-KZ"/>
                  <w14:ligatures w14:val="none"/>
                </w:rPr>
                <w:delText>Unchanged</w:delText>
              </w:r>
            </w:del>
          </w:p>
        </w:tc>
      </w:tr>
    </w:tbl>
    <w:p w14:paraId="33A3F3D2" w14:textId="77777777" w:rsidR="00CE7864" w:rsidRPr="00CE7864" w:rsidRDefault="00CE7864" w:rsidP="00CE7864">
      <w:pPr>
        <w:spacing w:after="0"/>
        <w:jc w:val="both"/>
        <w:rPr>
          <w:del w:id="28" w:author="Microsoft Word" w:date="2025-11-04T10:35:00Z" w16du:dateUtc="2025-11-04T05:35:00Z"/>
          <w:rFonts w:ascii="Times New Roman" w:hAnsi="Times New Roman" w:cs="Times New Roman"/>
          <w:sz w:val="24"/>
          <w:szCs w:val="24"/>
          <w:lang w:val="en-US"/>
        </w:rPr>
      </w:pPr>
    </w:p>
    <w:p w14:paraId="33CD97DB" w14:textId="5E31E904" w:rsidR="00CE7864" w:rsidRPr="00CE7864" w:rsidRDefault="00CE7864" w:rsidP="00CE7864">
      <w:pPr>
        <w:spacing w:after="0"/>
        <w:jc w:val="both"/>
        <w:rPr>
          <w:del w:id="29" w:author="Microsoft Word" w:date="2025-11-04T10:35:00Z" w16du:dateUtc="2025-11-04T05:35:00Z"/>
          <w:rFonts w:ascii="Times New Roman" w:hAnsi="Times New Roman" w:cs="Times New Roman"/>
          <w:sz w:val="24"/>
          <w:szCs w:val="24"/>
          <w:lang w:val="en-US"/>
        </w:rPr>
      </w:pPr>
      <w:del w:id="30" w:author="Microsoft Word" w:date="2025-11-04T10:35:00Z" w16du:dateUtc="2025-11-04T05:35:00Z">
        <w:r w:rsidRPr="00CE7864">
          <w:rPr>
            <w:rFonts w:ascii="Times New Roman" w:hAnsi="Times New Roman" w:cs="Times New Roman"/>
            <w:b/>
            <w:bCs/>
            <w:i/>
            <w:iCs/>
            <w:sz w:val="24"/>
            <w:szCs w:val="24"/>
            <w:lang w:val="en-US"/>
          </w:rPr>
          <w:delText>Key Finding</w:delText>
        </w:r>
        <w:r w:rsidRPr="00CE7864">
          <w:rPr>
            <w:rFonts w:ascii="Times New Roman" w:hAnsi="Times New Roman" w:cs="Times New Roman"/>
            <w:sz w:val="24"/>
            <w:szCs w:val="24"/>
            <w:lang w:val="en-US"/>
          </w:rPr>
          <w:delText>:</w:delText>
        </w:r>
        <w:r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 </w:delText>
        </w:r>
        <w:r w:rsidRPr="00CE7864">
          <w:rPr>
            <w:rFonts w:ascii="Times New Roman" w:hAnsi="Times New Roman" w:cs="Times New Roman"/>
            <w:sz w:val="24"/>
            <w:szCs w:val="24"/>
            <w:lang w:val="en-US"/>
          </w:rPr>
          <w:delText>No Equilibrium Change</w:delText>
        </w:r>
      </w:del>
    </w:p>
    <w:p w14:paraId="71477ADB" w14:textId="77777777" w:rsidR="00CE7864" w:rsidRPr="00CE7864" w:rsidRDefault="00CE7864" w:rsidP="00CE7864">
      <w:pPr>
        <w:spacing w:after="0"/>
        <w:jc w:val="both"/>
        <w:rPr>
          <w:del w:id="31" w:author="Microsoft Word" w:date="2025-11-04T10:35:00Z" w16du:dateUtc="2025-11-04T05:35:00Z"/>
          <w:rFonts w:ascii="Times New Roman" w:hAnsi="Times New Roman" w:cs="Times New Roman"/>
          <w:sz w:val="24"/>
          <w:szCs w:val="24"/>
          <w:lang w:val="en-US"/>
        </w:rPr>
      </w:pPr>
    </w:p>
    <w:p w14:paraId="5E411CA4" w14:textId="23BD5CA5" w:rsidR="00CE7864" w:rsidRPr="00CE7864" w:rsidRDefault="00CE7864" w:rsidP="00CE7864">
      <w:pPr>
        <w:spacing w:after="0"/>
        <w:jc w:val="both"/>
        <w:rPr>
          <w:del w:id="32" w:author="Microsoft Word" w:date="2025-11-04T10:35:00Z" w16du:dateUtc="2025-11-04T05:35:00Z"/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del w:id="33" w:author="Microsoft Word" w:date="2025-11-04T10:35:00Z" w16du:dateUtc="2025-11-04T05:35:00Z">
        <w:r w:rsidRPr="00CE7864">
          <w:rPr>
            <w:rFonts w:ascii="Times New Roman" w:hAnsi="Times New Roman" w:cs="Times New Roman"/>
            <w:b/>
            <w:bCs/>
            <w:i/>
            <w:iCs/>
            <w:sz w:val="24"/>
            <w:szCs w:val="24"/>
            <w:lang w:val="en-US"/>
          </w:rPr>
          <w:delText>Why?</w:delText>
        </w:r>
      </w:del>
    </w:p>
    <w:p w14:paraId="02F4ADCD" w14:textId="40C1EBD6" w:rsidR="00CE7864" w:rsidRPr="00CE7864" w:rsidRDefault="00CE7864" w:rsidP="00CE7864">
      <w:pPr>
        <w:spacing w:after="0"/>
        <w:jc w:val="both"/>
        <w:rPr>
          <w:del w:id="34" w:author="Microsoft Word" w:date="2025-11-04T10:35:00Z" w16du:dateUtc="2025-11-04T05:35:00Z"/>
          <w:rFonts w:ascii="Times New Roman" w:hAnsi="Times New Roman" w:cs="Times New Roman"/>
          <w:sz w:val="24"/>
          <w:szCs w:val="24"/>
          <w:lang w:val="en-US"/>
        </w:rPr>
      </w:pPr>
      <w:del w:id="35" w:author="Microsoft Word" w:date="2025-11-04T10:35:00Z" w16du:dateUtc="2025-11-04T05:35:00Z">
        <w:r w:rsidRPr="00CE7864">
          <w:rPr>
            <w:rFonts w:ascii="Times New Roman" w:hAnsi="Times New Roman" w:cs="Times New Roman"/>
            <w:sz w:val="24"/>
            <w:szCs w:val="24"/>
            <w:lang w:val="en-US"/>
          </w:rPr>
          <w:delText>- Dealer's minimizing strategy blocks bonus activation</w:delText>
        </w:r>
      </w:del>
    </w:p>
    <w:p w14:paraId="7FBC4C5D" w14:textId="77777777" w:rsidR="00CE7864" w:rsidRPr="00CE7864" w:rsidRDefault="00CE7864" w:rsidP="00CE7864">
      <w:pPr>
        <w:spacing w:after="0"/>
        <w:jc w:val="both"/>
        <w:rPr>
          <w:del w:id="36" w:author="Microsoft Word" w:date="2025-11-04T10:35:00Z" w16du:dateUtc="2025-11-04T05:35:00Z"/>
          <w:rFonts w:ascii="Times New Roman" w:hAnsi="Times New Roman" w:cs="Times New Roman"/>
          <w:sz w:val="24"/>
          <w:szCs w:val="24"/>
          <w:lang w:val="en-US"/>
        </w:rPr>
      </w:pPr>
      <w:del w:id="37" w:author="Microsoft Word" w:date="2025-11-04T10:35:00Z" w16du:dateUtc="2025-11-04T05:35:00Z">
        <w:r w:rsidRPr="00CE7864">
          <w:rPr>
            <w:rFonts w:ascii="Times New Roman" w:hAnsi="Times New Roman" w:cs="Times New Roman"/>
            <w:sz w:val="24"/>
            <w:szCs w:val="24"/>
            <w:lang w:val="en-US"/>
          </w:rPr>
          <w:delText>- Bonus requires P1 &gt; D AND P2 &gt; D</w:delText>
        </w:r>
      </w:del>
    </w:p>
    <w:p w14:paraId="75CA8325" w14:textId="77777777" w:rsidR="00CE7864" w:rsidRPr="00CE7864" w:rsidRDefault="00CE7864" w:rsidP="00CE7864">
      <w:pPr>
        <w:spacing w:after="0"/>
        <w:jc w:val="both"/>
        <w:rPr>
          <w:del w:id="38" w:author="Microsoft Word" w:date="2025-11-04T10:35:00Z" w16du:dateUtc="2025-11-04T05:35:00Z"/>
          <w:rFonts w:ascii="Times New Roman" w:hAnsi="Times New Roman" w:cs="Times New Roman"/>
          <w:sz w:val="24"/>
          <w:szCs w:val="24"/>
          <w:lang w:val="en-US"/>
        </w:rPr>
      </w:pPr>
      <w:del w:id="39" w:author="Microsoft Word" w:date="2025-11-04T10:35:00Z" w16du:dateUtc="2025-11-04T05:35:00Z">
        <w:r w:rsidRPr="00CE7864">
          <w:rPr>
            <w:rFonts w:ascii="Times New Roman" w:hAnsi="Times New Roman" w:cs="Times New Roman"/>
            <w:sz w:val="24"/>
            <w:szCs w:val="24"/>
            <w:lang w:val="en-US"/>
          </w:rPr>
          <w:delText>- Dealer always chooses actions to prevent this condition</w:delText>
        </w:r>
      </w:del>
    </w:p>
    <w:p w14:paraId="751620D8" w14:textId="77777777" w:rsidR="00CE7864" w:rsidRPr="00CE7864" w:rsidRDefault="00CE7864" w:rsidP="00CE7864">
      <w:pPr>
        <w:spacing w:after="0"/>
        <w:jc w:val="both"/>
        <w:rPr>
          <w:del w:id="40" w:author="Microsoft Word" w:date="2025-11-04T10:35:00Z" w16du:dateUtc="2025-11-04T05:35:00Z"/>
          <w:rFonts w:ascii="Times New Roman" w:hAnsi="Times New Roman" w:cs="Times New Roman"/>
          <w:sz w:val="24"/>
          <w:szCs w:val="24"/>
          <w:lang w:val="en-US"/>
        </w:rPr>
      </w:pPr>
      <w:del w:id="41" w:author="Microsoft Word" w:date="2025-11-04T10:35:00Z" w16du:dateUtc="2025-11-04T05:35:00Z">
        <w:r w:rsidRPr="00CE7864">
          <w:rPr>
            <w:rFonts w:ascii="Times New Roman" w:hAnsi="Times New Roman" w:cs="Times New Roman"/>
            <w:sz w:val="24"/>
            <w:szCs w:val="24"/>
            <w:lang w:val="en-US"/>
          </w:rPr>
          <w:delText>- Cooperative bonus becomes theoretically visible but practically unattainable</w:delText>
        </w:r>
      </w:del>
    </w:p>
    <w:p w14:paraId="6CF6E8CA" w14:textId="77777777" w:rsidR="00CE7864" w:rsidRPr="00CE7864" w:rsidRDefault="00CE7864" w:rsidP="00CE7864">
      <w:pPr>
        <w:spacing w:after="0"/>
        <w:jc w:val="both"/>
        <w:rPr>
          <w:del w:id="42" w:author="Microsoft Word" w:date="2025-11-04T10:35:00Z" w16du:dateUtc="2025-11-04T05:35:00Z"/>
          <w:rFonts w:ascii="Times New Roman" w:hAnsi="Times New Roman" w:cs="Times New Roman"/>
          <w:sz w:val="24"/>
          <w:szCs w:val="24"/>
          <w:lang w:val="en-US"/>
        </w:rPr>
      </w:pPr>
    </w:p>
    <w:p w14:paraId="53CD95CB" w14:textId="4103FAB5" w:rsidR="00CE7864" w:rsidRPr="00CE7864" w:rsidRDefault="00CE7864" w:rsidP="00CE7864">
      <w:pPr>
        <w:spacing w:after="0"/>
        <w:jc w:val="both"/>
        <w:rPr>
          <w:del w:id="43" w:author="Microsoft Word" w:date="2025-11-04T10:35:00Z" w16du:dateUtc="2025-11-04T05:35:00Z"/>
          <w:rFonts w:ascii="Times New Roman" w:hAnsi="Times New Roman" w:cs="Times New Roman"/>
          <w:sz w:val="24"/>
          <w:szCs w:val="24"/>
          <w:lang w:val="en-US"/>
        </w:rPr>
      </w:pPr>
      <w:del w:id="44" w:author="Microsoft Word" w:date="2025-11-04T10:35:00Z" w16du:dateUtc="2025-11-04T05:35:00Z">
        <w:r w:rsidRPr="00CE7864">
          <w:rPr>
            <w:rFonts w:ascii="Times New Roman" w:hAnsi="Times New Roman" w:cs="Times New Roman"/>
            <w:sz w:val="24"/>
            <w:szCs w:val="24"/>
            <w:lang w:val="en-US"/>
          </w:rPr>
          <w:delText>Not all rule modifications affect equilibrium. Only changes that alter actual strategic incentives at decision margins impact optimal play.</w:delText>
        </w:r>
      </w:del>
    </w:p>
    <w:p w14:paraId="10F86384" w14:textId="77777777" w:rsidR="00CE7864" w:rsidRPr="00CE7864" w:rsidRDefault="00CE7864" w:rsidP="00CE7864">
      <w:pPr>
        <w:spacing w:after="0"/>
        <w:jc w:val="both"/>
        <w:rPr>
          <w:del w:id="45" w:author="Microsoft Word" w:date="2025-11-04T10:35:00Z" w16du:dateUtc="2025-11-04T05:35:00Z"/>
          <w:rFonts w:ascii="Times New Roman" w:hAnsi="Times New Roman" w:cs="Times New Roman"/>
          <w:sz w:val="24"/>
          <w:szCs w:val="24"/>
          <w:lang w:val="en-US"/>
        </w:rPr>
      </w:pPr>
    </w:p>
    <w:p w14:paraId="153BD656" w14:textId="77777777" w:rsidR="00CE7864" w:rsidRDefault="00CE7864" w:rsidP="003E2C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del w:id="46" w:author="Microsoft Word" w:date="2025-11-04T10:35:00Z" w16du:dateUtc="2025-11-04T05:35:00Z">
        <w:r w:rsidRPr="00CE7864">
          <w:rPr>
            <w:rFonts w:ascii="Times New Roman" w:hAnsi="Times New Roman" w:cs="Times New Roman"/>
            <w:sz w:val="24"/>
            <w:szCs w:val="24"/>
            <w:lang w:val="en-US"/>
          </w:rPr>
          <w:delText>The cooperative bonus is an "empty promise" - players see it but can't achieve it against rational opponents.</w:delText>
        </w:r>
      </w:del>
    </w:p>
    <w:sectPr w:rsidR="00CE78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464C"/>
    <w:multiLevelType w:val="hybridMultilevel"/>
    <w:tmpl w:val="309AC9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3361F"/>
    <w:multiLevelType w:val="multilevel"/>
    <w:tmpl w:val="078A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46D07"/>
    <w:multiLevelType w:val="multilevel"/>
    <w:tmpl w:val="C7884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30B28"/>
    <w:multiLevelType w:val="hybridMultilevel"/>
    <w:tmpl w:val="0E4E3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E0AEB"/>
    <w:multiLevelType w:val="multilevel"/>
    <w:tmpl w:val="F8A8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E3E1F"/>
    <w:multiLevelType w:val="multilevel"/>
    <w:tmpl w:val="CBE6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57C77"/>
    <w:multiLevelType w:val="multilevel"/>
    <w:tmpl w:val="832E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C08ED"/>
    <w:multiLevelType w:val="multilevel"/>
    <w:tmpl w:val="2B6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17212"/>
    <w:multiLevelType w:val="multilevel"/>
    <w:tmpl w:val="EE48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476F6"/>
    <w:multiLevelType w:val="multilevel"/>
    <w:tmpl w:val="214E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896BB6"/>
    <w:multiLevelType w:val="multilevel"/>
    <w:tmpl w:val="0D62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30485"/>
    <w:multiLevelType w:val="multilevel"/>
    <w:tmpl w:val="04A8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DE10BF"/>
    <w:multiLevelType w:val="multilevel"/>
    <w:tmpl w:val="3DFE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74422"/>
    <w:multiLevelType w:val="multilevel"/>
    <w:tmpl w:val="4402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B0234"/>
    <w:multiLevelType w:val="hybridMultilevel"/>
    <w:tmpl w:val="611E26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320508"/>
    <w:multiLevelType w:val="multilevel"/>
    <w:tmpl w:val="6D24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C23AE"/>
    <w:multiLevelType w:val="multilevel"/>
    <w:tmpl w:val="E88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847A2E"/>
    <w:multiLevelType w:val="multilevel"/>
    <w:tmpl w:val="F6F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E2458"/>
    <w:multiLevelType w:val="multilevel"/>
    <w:tmpl w:val="FCC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970377">
    <w:abstractNumId w:val="3"/>
  </w:num>
  <w:num w:numId="2" w16cid:durableId="1334144190">
    <w:abstractNumId w:val="0"/>
  </w:num>
  <w:num w:numId="3" w16cid:durableId="1556114310">
    <w:abstractNumId w:val="14"/>
  </w:num>
  <w:num w:numId="4" w16cid:durableId="1716420436">
    <w:abstractNumId w:val="5"/>
  </w:num>
  <w:num w:numId="5" w16cid:durableId="1658729116">
    <w:abstractNumId w:val="1"/>
  </w:num>
  <w:num w:numId="6" w16cid:durableId="770783548">
    <w:abstractNumId w:val="11"/>
  </w:num>
  <w:num w:numId="7" w16cid:durableId="777406180">
    <w:abstractNumId w:val="12"/>
  </w:num>
  <w:num w:numId="8" w16cid:durableId="524637690">
    <w:abstractNumId w:val="13"/>
  </w:num>
  <w:num w:numId="9" w16cid:durableId="1688867569">
    <w:abstractNumId w:val="4"/>
  </w:num>
  <w:num w:numId="10" w16cid:durableId="125703780">
    <w:abstractNumId w:val="18"/>
  </w:num>
  <w:num w:numId="11" w16cid:durableId="816266713">
    <w:abstractNumId w:val="6"/>
  </w:num>
  <w:num w:numId="12" w16cid:durableId="1322005151">
    <w:abstractNumId w:val="17"/>
  </w:num>
  <w:num w:numId="13" w16cid:durableId="1960648637">
    <w:abstractNumId w:val="2"/>
  </w:num>
  <w:num w:numId="14" w16cid:durableId="640812937">
    <w:abstractNumId w:val="8"/>
  </w:num>
  <w:num w:numId="15" w16cid:durableId="1583953070">
    <w:abstractNumId w:val="15"/>
  </w:num>
  <w:num w:numId="16" w16cid:durableId="814638991">
    <w:abstractNumId w:val="7"/>
  </w:num>
  <w:num w:numId="17" w16cid:durableId="2071729448">
    <w:abstractNumId w:val="16"/>
  </w:num>
  <w:num w:numId="18" w16cid:durableId="202448616">
    <w:abstractNumId w:val="9"/>
  </w:num>
  <w:num w:numId="19" w16cid:durableId="3020832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3F6"/>
    <w:rsid w:val="00003A2A"/>
    <w:rsid w:val="001536AF"/>
    <w:rsid w:val="0016345D"/>
    <w:rsid w:val="001B0DB8"/>
    <w:rsid w:val="003475AF"/>
    <w:rsid w:val="0039441E"/>
    <w:rsid w:val="003E2C99"/>
    <w:rsid w:val="00451A5E"/>
    <w:rsid w:val="004A5D42"/>
    <w:rsid w:val="004B039D"/>
    <w:rsid w:val="004C2D7D"/>
    <w:rsid w:val="0057384D"/>
    <w:rsid w:val="005F7A2E"/>
    <w:rsid w:val="006076E4"/>
    <w:rsid w:val="008222DE"/>
    <w:rsid w:val="00854E2D"/>
    <w:rsid w:val="00860025"/>
    <w:rsid w:val="008D5B9B"/>
    <w:rsid w:val="009223F6"/>
    <w:rsid w:val="00935C91"/>
    <w:rsid w:val="0094049F"/>
    <w:rsid w:val="009529C0"/>
    <w:rsid w:val="00957D97"/>
    <w:rsid w:val="00975517"/>
    <w:rsid w:val="009847C7"/>
    <w:rsid w:val="00A759D5"/>
    <w:rsid w:val="00B1676E"/>
    <w:rsid w:val="00BE4EE7"/>
    <w:rsid w:val="00BF3441"/>
    <w:rsid w:val="00C3262F"/>
    <w:rsid w:val="00C87D59"/>
    <w:rsid w:val="00CE7864"/>
    <w:rsid w:val="00D63185"/>
    <w:rsid w:val="00DA7E62"/>
    <w:rsid w:val="00DB28AA"/>
    <w:rsid w:val="00DC6213"/>
    <w:rsid w:val="00E02FCE"/>
    <w:rsid w:val="00F12E64"/>
    <w:rsid w:val="00F833DA"/>
    <w:rsid w:val="00FA59A5"/>
    <w:rsid w:val="00FB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BDF9E"/>
  <w15:chartTrackingRefBased/>
  <w15:docId w15:val="{ECC9ADC4-4D4D-4BB4-AE9C-46D314D34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2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2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2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2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23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23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23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23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23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23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2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2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2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2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23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23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23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2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23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23F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621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C6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6CTO2i3-kmlMvPnvUH_VJvalz_u9hyR6/view?usp=drive_link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C9612-F36D-4C88-8148-5F506BD64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1422</Words>
  <Characters>8111</Characters>
  <Application>Microsoft Office Word</Application>
  <DocSecurity>0</DocSecurity>
  <Lines>67</Lines>
  <Paragraphs>19</Paragraphs>
  <ScaleCrop>false</ScaleCrop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Izbassar</dc:creator>
  <cp:keywords/>
  <dc:description/>
  <cp:lastModifiedBy>Aruzhan Izbassar</cp:lastModifiedBy>
  <cp:revision>35</cp:revision>
  <dcterms:created xsi:type="dcterms:W3CDTF">2025-11-03T22:57:00Z</dcterms:created>
  <dcterms:modified xsi:type="dcterms:W3CDTF">2025-11-04T05:35:00Z</dcterms:modified>
</cp:coreProperties>
</file>